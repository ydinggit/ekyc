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5437" w14:textId="76DC8838" w:rsidR="00F61FDB" w:rsidRPr="00B61F54" w:rsidRDefault="00F61FDB" w:rsidP="00F61FDB">
      <w:pPr>
        <w:jc w:val="center"/>
        <w:rPr>
          <w:rFonts w:ascii="微軟正黑體" w:hAnsi="微軟正黑體" w:cs="Calibri"/>
          <w:noProof/>
        </w:rPr>
      </w:pPr>
    </w:p>
    <w:p w14:paraId="0562CF8C" w14:textId="77777777" w:rsidR="003C0ADE" w:rsidRPr="00B61F54" w:rsidRDefault="003C0ADE" w:rsidP="00F61FDB">
      <w:pPr>
        <w:jc w:val="center"/>
        <w:rPr>
          <w:rFonts w:ascii="微軟正黑體" w:hAnsi="微軟正黑體" w:cs="Calibri"/>
          <w:noProof/>
        </w:rPr>
      </w:pPr>
    </w:p>
    <w:p w14:paraId="6A95EB7F" w14:textId="13FE4696" w:rsidR="003C0ADE" w:rsidRPr="00B61F54" w:rsidRDefault="003C0ADE" w:rsidP="00F61FDB">
      <w:pPr>
        <w:jc w:val="center"/>
        <w:rPr>
          <w:rFonts w:ascii="微軟正黑體" w:hAnsi="微軟正黑體" w:cs="Arial"/>
          <w:sz w:val="56"/>
          <w:szCs w:val="56"/>
        </w:rPr>
      </w:pPr>
      <w:ins w:id="0" w:author="Windows 使用者" w:date="2021-06-09T17:00:00Z">
        <w:r w:rsidRPr="00B61F54">
          <w:rPr>
            <w:rFonts w:ascii="微軟正黑體" w:hAnsi="微軟正黑體" w:cs="Calibri"/>
            <w:noProof/>
          </w:rPr>
          <w:drawing>
            <wp:inline distT="0" distB="0" distL="0" distR="0" wp14:anchorId="1CE6AD47" wp14:editId="58924CE4">
              <wp:extent cx="2257890" cy="824309"/>
              <wp:effectExtent l="0" t="0" r="0" b="0"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7890" cy="824309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143172E9" w14:textId="77777777" w:rsidR="00F61FDB" w:rsidRPr="00B61F54" w:rsidRDefault="00F61FDB" w:rsidP="00F61FDB">
      <w:pPr>
        <w:jc w:val="center"/>
        <w:rPr>
          <w:rFonts w:ascii="微軟正黑體" w:hAnsi="微軟正黑體" w:cs="Arial"/>
          <w:sz w:val="56"/>
          <w:szCs w:val="56"/>
        </w:rPr>
      </w:pPr>
    </w:p>
    <w:p w14:paraId="48121F93" w14:textId="5976569C" w:rsidR="007751DB" w:rsidRPr="00B61F54" w:rsidRDefault="005B4E5E" w:rsidP="00F61FDB">
      <w:pPr>
        <w:jc w:val="center"/>
        <w:rPr>
          <w:rFonts w:ascii="微軟正黑體" w:hAnsi="微軟正黑體" w:cs="Arial"/>
          <w:b/>
          <w:bCs/>
          <w:sz w:val="56"/>
          <w:szCs w:val="56"/>
        </w:rPr>
      </w:pPr>
      <w:r w:rsidRPr="00B61F54">
        <w:rPr>
          <w:rFonts w:ascii="微軟正黑體" w:hAnsi="微軟正黑體" w:cs="Arial" w:hint="eastAsia"/>
          <w:b/>
          <w:bCs/>
          <w:sz w:val="56"/>
          <w:szCs w:val="56"/>
        </w:rPr>
        <w:t>永豐商業銀行</w:t>
      </w:r>
    </w:p>
    <w:p w14:paraId="7A521674" w14:textId="6913A489" w:rsidR="00A01A68" w:rsidRPr="00B61F54" w:rsidRDefault="00BD4539" w:rsidP="00F61FDB">
      <w:pPr>
        <w:jc w:val="center"/>
        <w:rPr>
          <w:rFonts w:ascii="微軟正黑體" w:hAnsi="微軟正黑體" w:cs="Arial"/>
          <w:b/>
          <w:bCs/>
          <w:sz w:val="56"/>
          <w:szCs w:val="56"/>
        </w:rPr>
      </w:pPr>
      <w:r w:rsidRPr="00B61F54">
        <w:rPr>
          <w:rFonts w:ascii="微軟正黑體" w:hAnsi="微軟正黑體" w:cs="Arial" w:hint="eastAsia"/>
          <w:b/>
          <w:bCs/>
          <w:sz w:val="56"/>
          <w:szCs w:val="56"/>
        </w:rPr>
        <w:t>【專案名稱】</w:t>
      </w:r>
    </w:p>
    <w:p w14:paraId="3A3447FE" w14:textId="77777777" w:rsidR="00D26888" w:rsidRPr="00B61F54" w:rsidRDefault="00D26888">
      <w:pPr>
        <w:rPr>
          <w:rFonts w:ascii="微軟正黑體" w:hAnsi="微軟正黑體"/>
          <w:b/>
          <w:bCs/>
          <w:sz w:val="40"/>
          <w:szCs w:val="40"/>
        </w:rPr>
      </w:pPr>
    </w:p>
    <w:p w14:paraId="02BAABD3" w14:textId="50EBC83D" w:rsidR="007751DB" w:rsidRPr="00B61F54" w:rsidRDefault="00306BAD" w:rsidP="00F61FDB">
      <w:pPr>
        <w:jc w:val="center"/>
        <w:rPr>
          <w:rFonts w:ascii="微軟正黑體" w:hAnsi="微軟正黑體"/>
          <w:b/>
          <w:bCs/>
          <w:sz w:val="60"/>
          <w:szCs w:val="60"/>
        </w:rPr>
      </w:pPr>
      <w:r w:rsidRPr="00B61F54">
        <w:rPr>
          <w:rFonts w:ascii="微軟正黑體" w:hAnsi="微軟正黑體" w:hint="eastAsia"/>
          <w:b/>
          <w:bCs/>
          <w:sz w:val="60"/>
          <w:szCs w:val="60"/>
        </w:rPr>
        <w:t>系</w:t>
      </w:r>
      <w:r w:rsidRPr="00B61F54">
        <w:rPr>
          <w:rFonts w:ascii="微軟正黑體" w:hAnsi="微軟正黑體"/>
          <w:b/>
          <w:bCs/>
          <w:sz w:val="60"/>
          <w:szCs w:val="60"/>
        </w:rPr>
        <w:t>統分析</w:t>
      </w:r>
      <w:r w:rsidR="00B76E5B" w:rsidRPr="00B61F54">
        <w:rPr>
          <w:rFonts w:ascii="微軟正黑體" w:hAnsi="微軟正黑體" w:hint="eastAsia"/>
          <w:b/>
          <w:bCs/>
          <w:sz w:val="60"/>
          <w:szCs w:val="60"/>
        </w:rPr>
        <w:t>/設計</w:t>
      </w:r>
      <w:r w:rsidRPr="00B61F54">
        <w:rPr>
          <w:rFonts w:ascii="微軟正黑體" w:hAnsi="微軟正黑體"/>
          <w:b/>
          <w:bCs/>
          <w:sz w:val="60"/>
          <w:szCs w:val="60"/>
        </w:rPr>
        <w:t>規格書</w:t>
      </w:r>
    </w:p>
    <w:p w14:paraId="19AADF35" w14:textId="77777777" w:rsidR="007751DB" w:rsidRPr="00B61F54" w:rsidRDefault="007751DB">
      <w:pPr>
        <w:rPr>
          <w:rFonts w:ascii="微軟正黑體" w:hAnsi="微軟正黑體"/>
        </w:rPr>
      </w:pPr>
    </w:p>
    <w:p w14:paraId="56B78EB6" w14:textId="5AEAB5F4" w:rsidR="00306BAD" w:rsidRPr="00B61F54" w:rsidRDefault="00306BAD">
      <w:pPr>
        <w:rPr>
          <w:rFonts w:ascii="微軟正黑體" w:hAnsi="微軟正黑體"/>
        </w:rPr>
      </w:pPr>
    </w:p>
    <w:p w14:paraId="2C317204" w14:textId="77777777" w:rsidR="00306BAD" w:rsidRPr="00B61F54" w:rsidRDefault="00306BAD">
      <w:pPr>
        <w:rPr>
          <w:rFonts w:ascii="微軟正黑體" w:hAnsi="微軟正黑體"/>
        </w:rPr>
      </w:pPr>
    </w:p>
    <w:p w14:paraId="29625BEB" w14:textId="77777777" w:rsidR="00F1485F" w:rsidRPr="00B61F54" w:rsidRDefault="00F1485F">
      <w:pPr>
        <w:rPr>
          <w:rFonts w:ascii="微軟正黑體" w:hAnsi="微軟正黑體"/>
        </w:rPr>
      </w:pPr>
    </w:p>
    <w:p w14:paraId="3D6D084F" w14:textId="77777777" w:rsidR="00F1485F" w:rsidRPr="00B61F54" w:rsidRDefault="00F1485F">
      <w:pPr>
        <w:rPr>
          <w:rFonts w:ascii="微軟正黑體" w:hAnsi="微軟正黑體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4110"/>
      </w:tblGrid>
      <w:tr w:rsidR="00F61FDB" w:rsidRPr="00B61F54" w14:paraId="77B286FA" w14:textId="77777777" w:rsidTr="00045FDB">
        <w:trPr>
          <w:jc w:val="center"/>
        </w:trPr>
        <w:tc>
          <w:tcPr>
            <w:tcW w:w="2122" w:type="dxa"/>
            <w:vAlign w:val="center"/>
          </w:tcPr>
          <w:p w14:paraId="1AE4A0EF" w14:textId="77777777" w:rsidR="00F61FDB" w:rsidRPr="00B61F54" w:rsidRDefault="00F61FDB" w:rsidP="00F1485F">
            <w:pPr>
              <w:jc w:val="center"/>
              <w:rPr>
                <w:rFonts w:ascii="微軟正黑體" w:hAnsi="微軟正黑體"/>
                <w:b/>
                <w:bCs/>
                <w:color w:val="0070C0"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70C0"/>
                <w:sz w:val="28"/>
                <w:szCs w:val="28"/>
              </w:rPr>
              <w:t>版本</w:t>
            </w:r>
            <w:r w:rsidR="00F1485F" w:rsidRPr="00B61F54">
              <w:rPr>
                <w:rFonts w:ascii="微軟正黑體" w:hAnsi="微軟正黑體" w:hint="eastAsia"/>
                <w:b/>
                <w:bCs/>
                <w:color w:val="0070C0"/>
                <w:sz w:val="28"/>
                <w:szCs w:val="28"/>
              </w:rPr>
              <w:t>：</w:t>
            </w:r>
          </w:p>
        </w:tc>
        <w:tc>
          <w:tcPr>
            <w:tcW w:w="4110" w:type="dxa"/>
            <w:vAlign w:val="center"/>
          </w:tcPr>
          <w:p w14:paraId="4FFEA952" w14:textId="792D59DC" w:rsidR="00F61FDB" w:rsidRPr="00B61F54" w:rsidRDefault="00F1485F">
            <w:pPr>
              <w:rPr>
                <w:rFonts w:ascii="微軟正黑體" w:hAnsi="微軟正黑體"/>
                <w:color w:val="0070C0"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color w:val="0070C0"/>
                <w:sz w:val="28"/>
                <w:szCs w:val="28"/>
              </w:rPr>
              <w:t>V</w:t>
            </w:r>
            <w:r w:rsidR="0022643B" w:rsidRPr="00B61F54">
              <w:rPr>
                <w:rFonts w:ascii="微軟正黑體" w:hAnsi="微軟正黑體"/>
                <w:color w:val="0070C0"/>
                <w:sz w:val="28"/>
                <w:szCs w:val="28"/>
              </w:rPr>
              <w:t>2</w:t>
            </w:r>
            <w:r w:rsidRPr="00B61F54">
              <w:rPr>
                <w:rFonts w:ascii="微軟正黑體" w:hAnsi="微軟正黑體"/>
                <w:color w:val="0070C0"/>
                <w:sz w:val="28"/>
                <w:szCs w:val="28"/>
              </w:rPr>
              <w:t>.</w:t>
            </w:r>
            <w:r w:rsidR="00BD4539" w:rsidRPr="00B61F54">
              <w:rPr>
                <w:rFonts w:ascii="微軟正黑體" w:hAnsi="微軟正黑體"/>
                <w:color w:val="0070C0"/>
                <w:sz w:val="28"/>
                <w:szCs w:val="28"/>
              </w:rPr>
              <w:t>0</w:t>
            </w:r>
          </w:p>
        </w:tc>
      </w:tr>
      <w:tr w:rsidR="00F61FDB" w:rsidRPr="00B61F54" w14:paraId="078BCA4A" w14:textId="77777777" w:rsidTr="00045FDB">
        <w:trPr>
          <w:jc w:val="center"/>
        </w:trPr>
        <w:tc>
          <w:tcPr>
            <w:tcW w:w="2122" w:type="dxa"/>
            <w:vAlign w:val="center"/>
          </w:tcPr>
          <w:p w14:paraId="16F11D02" w14:textId="77777777" w:rsidR="00F61FDB" w:rsidRPr="00B61F54" w:rsidRDefault="00F1485F" w:rsidP="00F1485F">
            <w:pPr>
              <w:jc w:val="center"/>
              <w:rPr>
                <w:rFonts w:ascii="微軟正黑體" w:hAnsi="微軟正黑體"/>
                <w:b/>
                <w:bCs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b/>
                <w:bCs/>
                <w:sz w:val="28"/>
                <w:szCs w:val="28"/>
              </w:rPr>
              <w:t>製作：</w:t>
            </w:r>
          </w:p>
        </w:tc>
        <w:tc>
          <w:tcPr>
            <w:tcW w:w="4110" w:type="dxa"/>
            <w:vAlign w:val="center"/>
          </w:tcPr>
          <w:p w14:paraId="3AF296B1" w14:textId="1B08EEC4" w:rsidR="00F61FDB" w:rsidRPr="00B61F54" w:rsidRDefault="00F61FDB">
            <w:pPr>
              <w:rPr>
                <w:rFonts w:ascii="微軟正黑體" w:hAnsi="微軟正黑體"/>
                <w:sz w:val="28"/>
                <w:szCs w:val="28"/>
              </w:rPr>
            </w:pPr>
          </w:p>
        </w:tc>
      </w:tr>
      <w:tr w:rsidR="00F61FDB" w:rsidRPr="00B61F54" w14:paraId="1F21AC93" w14:textId="77777777" w:rsidTr="00045FDB">
        <w:trPr>
          <w:jc w:val="center"/>
        </w:trPr>
        <w:tc>
          <w:tcPr>
            <w:tcW w:w="2122" w:type="dxa"/>
            <w:vAlign w:val="center"/>
          </w:tcPr>
          <w:p w14:paraId="18DC1F06" w14:textId="77777777" w:rsidR="00F61FDB" w:rsidRPr="00B61F54" w:rsidRDefault="00F1485F" w:rsidP="00F1485F">
            <w:pPr>
              <w:jc w:val="center"/>
              <w:rPr>
                <w:rFonts w:ascii="微軟正黑體" w:hAnsi="微軟正黑體"/>
                <w:b/>
                <w:bCs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b/>
                <w:bCs/>
                <w:sz w:val="28"/>
                <w:szCs w:val="28"/>
              </w:rPr>
              <w:t>日期：</w:t>
            </w:r>
          </w:p>
        </w:tc>
        <w:tc>
          <w:tcPr>
            <w:tcW w:w="4110" w:type="dxa"/>
            <w:vAlign w:val="center"/>
          </w:tcPr>
          <w:p w14:paraId="4F9EEE1D" w14:textId="6FA76CD3" w:rsidR="00F61FDB" w:rsidRPr="00B61F54" w:rsidRDefault="00F61FDB">
            <w:pPr>
              <w:rPr>
                <w:rFonts w:ascii="微軟正黑體" w:hAnsi="微軟正黑體"/>
                <w:sz w:val="28"/>
                <w:szCs w:val="28"/>
              </w:rPr>
            </w:pPr>
          </w:p>
        </w:tc>
      </w:tr>
    </w:tbl>
    <w:p w14:paraId="69E6354D" w14:textId="77777777" w:rsidR="00F1485F" w:rsidRPr="00B61F54" w:rsidRDefault="00F1485F">
      <w:pPr>
        <w:rPr>
          <w:rFonts w:ascii="微軟正黑體" w:hAnsi="微軟正黑體"/>
        </w:rPr>
        <w:sectPr w:rsidR="00F1485F" w:rsidRPr="00B61F54" w:rsidSect="00A777AA">
          <w:footerReference w:type="default" r:id="rId9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792CB13D" w14:textId="77777777" w:rsidR="003C0ADE" w:rsidRPr="00B61F54" w:rsidRDefault="003C0ADE" w:rsidP="003C0ADE">
      <w:pPr>
        <w:jc w:val="center"/>
        <w:rPr>
          <w:rFonts w:ascii="微軟正黑體" w:hAnsi="微軟正黑體" w:cs="Calibri"/>
          <w:b/>
          <w:sz w:val="32"/>
          <w:szCs w:val="32"/>
        </w:rPr>
      </w:pPr>
      <w:r w:rsidRPr="00B61F54">
        <w:rPr>
          <w:rFonts w:ascii="微軟正黑體" w:hAnsi="微軟正黑體" w:cs="Calibri"/>
          <w:b/>
          <w:sz w:val="32"/>
          <w:szCs w:val="32"/>
        </w:rPr>
        <w:lastRenderedPageBreak/>
        <w:t>文件制/修訂履歷</w:t>
      </w: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843"/>
        <w:gridCol w:w="5670"/>
        <w:gridCol w:w="1701"/>
      </w:tblGrid>
      <w:tr w:rsidR="003C0ADE" w:rsidRPr="00B61F54" w14:paraId="01B46D7F" w14:textId="77777777" w:rsidTr="00B61F54">
        <w:tc>
          <w:tcPr>
            <w:tcW w:w="1271" w:type="dxa"/>
            <w:shd w:val="pct5" w:color="auto" w:fill="auto"/>
            <w:vAlign w:val="center"/>
          </w:tcPr>
          <w:p w14:paraId="4298746F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制/修訂</w:t>
            </w:r>
          </w:p>
          <w:p w14:paraId="6DB7A927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版次</w:t>
            </w:r>
          </w:p>
        </w:tc>
        <w:tc>
          <w:tcPr>
            <w:tcW w:w="1843" w:type="dxa"/>
            <w:shd w:val="pct5" w:color="auto" w:fill="auto"/>
            <w:vAlign w:val="center"/>
          </w:tcPr>
          <w:p w14:paraId="39E12D69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制/修訂</w:t>
            </w:r>
          </w:p>
          <w:p w14:paraId="0E97F2E2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日期</w:t>
            </w:r>
          </w:p>
        </w:tc>
        <w:tc>
          <w:tcPr>
            <w:tcW w:w="5670" w:type="dxa"/>
            <w:shd w:val="pct5" w:color="auto" w:fill="auto"/>
            <w:vAlign w:val="center"/>
          </w:tcPr>
          <w:p w14:paraId="764D847E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制/修訂</w:t>
            </w:r>
          </w:p>
          <w:p w14:paraId="16E0BF0D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說明</w:t>
            </w:r>
          </w:p>
        </w:tc>
        <w:tc>
          <w:tcPr>
            <w:tcW w:w="1701" w:type="dxa"/>
            <w:shd w:val="pct5" w:color="auto" w:fill="auto"/>
            <w:vAlign w:val="center"/>
          </w:tcPr>
          <w:p w14:paraId="470E1124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作者</w:t>
            </w:r>
          </w:p>
        </w:tc>
      </w:tr>
      <w:tr w:rsidR="0022643B" w:rsidRPr="00B61F54" w14:paraId="1D4EB269" w14:textId="77777777" w:rsidTr="00B61F54">
        <w:tc>
          <w:tcPr>
            <w:tcW w:w="1271" w:type="dxa"/>
          </w:tcPr>
          <w:p w14:paraId="01D94555" w14:textId="061F49BE" w:rsidR="0022643B" w:rsidRPr="00410E60" w:rsidRDefault="0022643B" w:rsidP="0022643B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V1.0</w:t>
            </w:r>
          </w:p>
        </w:tc>
        <w:tc>
          <w:tcPr>
            <w:tcW w:w="1843" w:type="dxa"/>
          </w:tcPr>
          <w:p w14:paraId="07457718" w14:textId="07CBA49E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2022/4/26</w:t>
            </w:r>
          </w:p>
        </w:tc>
        <w:tc>
          <w:tcPr>
            <w:tcW w:w="5670" w:type="dxa"/>
          </w:tcPr>
          <w:p w14:paraId="0EF69A73" w14:textId="2A76F1CE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初版。</w:t>
            </w:r>
          </w:p>
        </w:tc>
        <w:tc>
          <w:tcPr>
            <w:tcW w:w="1701" w:type="dxa"/>
          </w:tcPr>
          <w:p w14:paraId="258FEB9D" w14:textId="30272C5A" w:rsidR="0022643B" w:rsidRPr="00410E60" w:rsidRDefault="0022643B" w:rsidP="0022643B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精誠隨想</w:t>
            </w:r>
          </w:p>
        </w:tc>
      </w:tr>
      <w:tr w:rsidR="0022643B" w:rsidRPr="00B61F54" w14:paraId="46F6671B" w14:textId="77777777" w:rsidTr="00B61F54">
        <w:tc>
          <w:tcPr>
            <w:tcW w:w="1271" w:type="dxa"/>
          </w:tcPr>
          <w:p w14:paraId="6F1F1546" w14:textId="03EE5096" w:rsidR="0022643B" w:rsidRPr="00410E60" w:rsidRDefault="0022643B" w:rsidP="0022643B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V</w:t>
            </w:r>
            <w:r w:rsidRPr="00410E60">
              <w:rPr>
                <w:rFonts w:ascii="微軟正黑體" w:hAnsi="微軟正黑體" w:cs="Calibri"/>
                <w:sz w:val="32"/>
                <w:szCs w:val="32"/>
              </w:rPr>
              <w:t>2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.0</w:t>
            </w:r>
          </w:p>
        </w:tc>
        <w:tc>
          <w:tcPr>
            <w:tcW w:w="1843" w:type="dxa"/>
          </w:tcPr>
          <w:p w14:paraId="168001F0" w14:textId="247D0C99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2022/</w:t>
            </w:r>
            <w:r w:rsidRPr="00410E60">
              <w:rPr>
                <w:rFonts w:ascii="微軟正黑體" w:hAnsi="微軟正黑體" w:cs="Calibri"/>
                <w:sz w:val="32"/>
                <w:szCs w:val="32"/>
              </w:rPr>
              <w:t>5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/</w:t>
            </w:r>
            <w:r w:rsidRPr="00410E60">
              <w:rPr>
                <w:rFonts w:ascii="微軟正黑體" w:hAnsi="微軟正黑體" w:cs="Calibri"/>
                <w:sz w:val="32"/>
                <w:szCs w:val="32"/>
              </w:rPr>
              <w:t>11</w:t>
            </w:r>
          </w:p>
        </w:tc>
        <w:tc>
          <w:tcPr>
            <w:tcW w:w="5670" w:type="dxa"/>
          </w:tcPr>
          <w:p w14:paraId="7DCBFBF7" w14:textId="17E490FD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更新項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目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：</w:t>
            </w:r>
          </w:p>
          <w:p w14:paraId="4899855F" w14:textId="2C13834A" w:rsidR="00881DCA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1、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調整系統環境圖。</w:t>
            </w:r>
          </w:p>
          <w:p w14:paraId="03A06E40" w14:textId="7376DD78" w:rsidR="00B61F54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2、增加OTP循序圖。</w:t>
            </w:r>
          </w:p>
          <w:p w14:paraId="2F713C48" w14:textId="583FB97B" w:rsidR="00881DCA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/>
                <w:sz w:val="32"/>
                <w:szCs w:val="32"/>
              </w:rPr>
              <w:t>3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、調整API說明</w:t>
            </w:r>
          </w:p>
          <w:p w14:paraId="012B3330" w14:textId="775DE8C1" w:rsidR="00881DCA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/>
                <w:sz w:val="32"/>
                <w:szCs w:val="32"/>
              </w:rPr>
              <w:t>4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、資料庫調：</w:t>
            </w:r>
            <w:proofErr w:type="gramStart"/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增加進件資料</w:t>
            </w:r>
            <w:proofErr w:type="gramEnd"/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歷史表、調整資料庫欄位。</w:t>
            </w:r>
          </w:p>
          <w:p w14:paraId="47D7100E" w14:textId="1E372422" w:rsidR="00881DCA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/>
                <w:sz w:val="32"/>
                <w:szCs w:val="32"/>
              </w:rPr>
              <w:t>5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、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增加</w:t>
            </w:r>
            <w:proofErr w:type="spellStart"/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Web.config</w:t>
            </w:r>
            <w:proofErr w:type="spellEnd"/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參數設定。</w:t>
            </w:r>
          </w:p>
        </w:tc>
        <w:tc>
          <w:tcPr>
            <w:tcW w:w="1701" w:type="dxa"/>
          </w:tcPr>
          <w:p w14:paraId="208FC7F3" w14:textId="055C3E74" w:rsidR="0022643B" w:rsidRPr="00410E60" w:rsidRDefault="0022643B" w:rsidP="007670C8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精誠隨想</w:t>
            </w:r>
          </w:p>
        </w:tc>
      </w:tr>
    </w:tbl>
    <w:p w14:paraId="13FBACA8" w14:textId="77777777" w:rsidR="00C25B3B" w:rsidRPr="00B61F54" w:rsidRDefault="00C25B3B">
      <w:pPr>
        <w:rPr>
          <w:rFonts w:ascii="微軟正黑體" w:hAnsi="微軟正黑體"/>
        </w:rPr>
      </w:pPr>
    </w:p>
    <w:p w14:paraId="391B70AA" w14:textId="77777777" w:rsidR="00C25B3B" w:rsidRPr="00B61F54" w:rsidRDefault="00C25B3B">
      <w:pPr>
        <w:rPr>
          <w:rFonts w:ascii="微軟正黑體" w:hAnsi="微軟正黑體"/>
        </w:rPr>
        <w:sectPr w:rsidR="00C25B3B" w:rsidRPr="00B61F54" w:rsidSect="00A777AA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sdt>
      <w:sdtPr>
        <w:rPr>
          <w:rFonts w:ascii="微軟正黑體" w:eastAsia="微軟正黑體" w:hAnsi="微軟正黑體" w:cstheme="minorBidi"/>
          <w:color w:val="auto"/>
          <w:kern w:val="2"/>
          <w:sz w:val="24"/>
          <w:szCs w:val="22"/>
          <w:lang w:val="zh-TW"/>
        </w:rPr>
        <w:id w:val="-13883347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7B29FD" w14:textId="156C6B6A" w:rsidR="007949A7" w:rsidRPr="00B61F54" w:rsidRDefault="007949A7" w:rsidP="008739D0">
          <w:pPr>
            <w:pStyle w:val="ab"/>
            <w:adjustRightInd w:val="0"/>
            <w:snapToGrid w:val="0"/>
            <w:spacing w:line="480" w:lineRule="auto"/>
            <w:jc w:val="center"/>
            <w:rPr>
              <w:rFonts w:ascii="微軟正黑體" w:eastAsia="微軟正黑體" w:hAnsi="微軟正黑體"/>
              <w:color w:val="000000" w:themeColor="text1"/>
              <w:sz w:val="22"/>
              <w:szCs w:val="22"/>
            </w:rPr>
          </w:pPr>
          <w:r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>目</w:t>
          </w:r>
          <w:r w:rsidRPr="00B61F54">
            <w:rPr>
              <w:rFonts w:ascii="微軟正黑體" w:eastAsia="微軟正黑體" w:hAnsi="微軟正黑體" w:hint="eastAsia"/>
              <w:b/>
              <w:bCs/>
              <w:color w:val="000000" w:themeColor="text1"/>
              <w:lang w:val="zh-TW"/>
            </w:rPr>
            <w:t xml:space="preserve"> </w:t>
          </w:r>
          <w:r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 xml:space="preserve">   </w:t>
          </w:r>
          <w:r w:rsidR="009E4AC8"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 xml:space="preserve">  </w:t>
          </w:r>
          <w:r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>錄</w:t>
          </w:r>
        </w:p>
        <w:p w14:paraId="2CF76791" w14:textId="3C33F1E7" w:rsidR="002C6520" w:rsidRDefault="007949A7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r w:rsidRPr="00B61F54">
            <w:rPr>
              <w:rFonts w:ascii="微軟正黑體" w:hAnsi="微軟正黑體"/>
              <w:sz w:val="22"/>
            </w:rPr>
            <w:fldChar w:fldCharType="begin"/>
          </w:r>
          <w:r w:rsidRPr="00B61F54">
            <w:rPr>
              <w:rFonts w:ascii="微軟正黑體" w:hAnsi="微軟正黑體"/>
              <w:sz w:val="22"/>
            </w:rPr>
            <w:instrText xml:space="preserve"> TOC \o "1-3" \h \z \u </w:instrText>
          </w:r>
          <w:r w:rsidRPr="00B61F54">
            <w:rPr>
              <w:rFonts w:ascii="微軟正黑體" w:hAnsi="微軟正黑體"/>
              <w:sz w:val="22"/>
            </w:rPr>
            <w:fldChar w:fldCharType="separate"/>
          </w:r>
          <w:hyperlink w:anchor="_Toc105516353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壹、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專案總覽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_Toc105516353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4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A4CF720" w14:textId="4BA821AD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4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一、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專案目標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4B1C" w14:textId="11F326EE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5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專案範圍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B4BC2" w14:textId="722EA1B6" w:rsidR="002C6520" w:rsidRDefault="002C6520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6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貳、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系統環境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64278" w14:textId="7B8F4C97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7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一、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/>
                <w:noProof/>
              </w:rPr>
              <w:t>API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中台環境圖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0CC23" w14:textId="220C775F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8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排程程式環境圖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2CB0" w14:textId="48BFD5C2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9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三、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資料流程圖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2AD6" w14:textId="4675EFC7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0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四、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/>
                <w:noProof/>
              </w:rPr>
              <w:t>OTP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循序圖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37D9" w14:textId="2334874A" w:rsidR="002C6520" w:rsidRDefault="002C6520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1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參、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中台資料介接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E4D16" w14:textId="18FB4AB7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2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一、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中台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002E2" w14:textId="49A0C9A0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3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B734A" w14:textId="28464F7B" w:rsidR="002C6520" w:rsidRDefault="002C6520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4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肆、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中台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API/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排程詳細規格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B9E6" w14:textId="48C2ACC6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5" w:history="1">
            <w:r w:rsidRPr="00E3483E">
              <w:rPr>
                <w:rStyle w:val="ac"/>
                <w:rFonts w:hint="eastAsia"/>
                <w:noProof/>
              </w:rPr>
              <w:t>一、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Arial Unicode MS" w:eastAsia="Arial Unicode MS" w:hAnsi="Arial Unicode MS" w:cs="Arial Unicode MS" w:hint="eastAsia"/>
                <w:noProof/>
              </w:rPr>
              <w:t>取得</w:t>
            </w:r>
            <w:r w:rsidRPr="00E3483E">
              <w:rPr>
                <w:rStyle w:val="ac"/>
                <w:rFonts w:ascii="Arial Unicode MS" w:eastAsia="Arial Unicode MS" w:hAnsi="Arial Unicode MS" w:cs="Arial Unicode MS"/>
                <w:noProof/>
              </w:rPr>
              <w:t>EndToEnd</w:t>
            </w:r>
            <w:r w:rsidRPr="00E3483E">
              <w:rPr>
                <w:rStyle w:val="ac"/>
                <w:rFonts w:ascii="Arial Unicode MS" w:eastAsia="Arial Unicode MS" w:hAnsi="Arial Unicode MS" w:cs="Arial Unicode MS" w:hint="eastAsia"/>
                <w:noProof/>
              </w:rPr>
              <w:t>公鑰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6220" w14:textId="7B8A71AF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6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取得總覽資料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60F5" w14:textId="5E6FF5C1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7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三、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註冊</w:t>
            </w:r>
            <w:r w:rsidRPr="00E3483E">
              <w:rPr>
                <w:rStyle w:val="ac"/>
                <w:rFonts w:ascii="微軟正黑體" w:hAnsi="微軟正黑體"/>
                <w:noProof/>
              </w:rPr>
              <w:t>/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登入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7018" w14:textId="64B6BB47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8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四、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取得同意條款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0216E" w14:textId="522F5366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9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五、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簽署同意條款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F7B8F" w14:textId="58DCDAC9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0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六、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發送</w:t>
            </w:r>
            <w:r w:rsidRPr="00E3483E">
              <w:rPr>
                <w:rStyle w:val="ac"/>
                <w:rFonts w:ascii="微軟正黑體" w:hAnsi="微軟正黑體"/>
                <w:noProof/>
              </w:rPr>
              <w:t>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0DDE" w14:textId="13A2784E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1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七、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驗證</w:t>
            </w:r>
            <w:r w:rsidRPr="00E3483E">
              <w:rPr>
                <w:rStyle w:val="ac"/>
                <w:rFonts w:ascii="微軟正黑體" w:hAnsi="微軟正黑體"/>
                <w:noProof/>
              </w:rPr>
              <w:t>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4CD39" w14:textId="07A34EBE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2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八、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上傳證件照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1D9CD" w14:textId="556628D6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3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九、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上傳臉部照片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5C00" w14:textId="6BC34568" w:rsidR="002C6520" w:rsidRDefault="002C6520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4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取得基本資料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2D44" w14:textId="5F4B93C3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5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十一、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上傳基本資料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4532" w14:textId="47FFAD78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6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十二、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取得金融卡資料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718B" w14:textId="31961F43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7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十三、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上傳金融卡資料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DCAE" w14:textId="178E9FA7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8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十四、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上傳使用者代碼</w:t>
            </w:r>
            <w:r w:rsidRPr="00E3483E">
              <w:rPr>
                <w:rStyle w:val="ac"/>
                <w:rFonts w:ascii="微軟正黑體" w:hAnsi="微軟正黑體"/>
                <w:noProof/>
              </w:rPr>
              <w:t>/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密碼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CA5E" w14:textId="5FF49E11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9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十五、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API-TrueID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驗證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532BE" w14:textId="7DF6F516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0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十六、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API-CIF-VN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87E84" w14:textId="6A2A275C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1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十七、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API-KALAPA(cross check basic info (name, dob, gender))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A391C" w14:textId="11B7F814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2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十八、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API-AML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黑名單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DD8FC" w14:textId="1971016A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3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十九、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查詢進件狀態資料</w:t>
            </w:r>
            <w:r w:rsidRPr="00E3483E">
              <w:rPr>
                <w:rStyle w:val="ac"/>
                <w:rFonts w:ascii="微軟正黑體" w:hAnsi="微軟正黑體"/>
                <w:noProof/>
              </w:rPr>
              <w:t>(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一</w:t>
            </w:r>
            <w:r w:rsidRPr="00E3483E">
              <w:rPr>
                <w:rStyle w:val="ac"/>
                <w:rFonts w:ascii="微軟正黑體" w:hAnsi="微軟正黑體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43FF" w14:textId="3C49B0F8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4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查詢進件狀態資料</w:t>
            </w:r>
            <w:r w:rsidRPr="00E3483E">
              <w:rPr>
                <w:rStyle w:val="ac"/>
                <w:rFonts w:ascii="微軟正黑體" w:hAnsi="微軟正黑體"/>
                <w:noProof/>
              </w:rPr>
              <w:t>(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二</w:t>
            </w:r>
            <w:r w:rsidRPr="00E3483E">
              <w:rPr>
                <w:rStyle w:val="ac"/>
                <w:rFonts w:ascii="微軟正黑體" w:hAnsi="微軟正黑體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3846" w14:textId="542574B9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5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二十一、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圖檔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9677" w14:textId="3847D988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6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二十二、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Pr="00E3483E">
              <w:rPr>
                <w:rStyle w:val="ac"/>
                <w:rFonts w:ascii="微軟正黑體" w:hAnsi="微軟正黑體"/>
                <w:noProof/>
              </w:rPr>
              <w:t>API-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更新狀態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468C" w14:textId="6CB8B99C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7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二十三、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修改狀態</w:t>
            </w:r>
            <w:r w:rsidRPr="00E3483E">
              <w:rPr>
                <w:rStyle w:val="ac"/>
                <w:rFonts w:ascii="微軟正黑體" w:hAnsi="微軟正黑體"/>
                <w:noProof/>
              </w:rPr>
              <w:t>/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通知結果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23151" w14:textId="440B6D7D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8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二十四、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簡訊中台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ABCB3" w14:textId="164335E9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9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二十五、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Pr="00E3483E">
              <w:rPr>
                <w:rStyle w:val="ac"/>
                <w:rFonts w:ascii="微軟正黑體" w:hAnsi="微軟正黑體"/>
                <w:noProof/>
              </w:rPr>
              <w:t>Email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發信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61BC8" w14:textId="56AF1DDC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0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二十六、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新增</w:t>
            </w:r>
            <w:r w:rsidRPr="00E3483E">
              <w:rPr>
                <w:rStyle w:val="ac"/>
                <w:rFonts w:ascii="微軟正黑體" w:hAnsi="微軟正黑體"/>
                <w:noProof/>
              </w:rPr>
              <w:t>B2C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會員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B221" w14:textId="483FFDCC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1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二十七、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E3483E">
              <w:rPr>
                <w:rStyle w:val="ac"/>
                <w:rFonts w:ascii="微軟正黑體" w:hAnsi="微軟正黑體"/>
                <w:noProof/>
              </w:rPr>
              <w:t>-G3000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27A19" w14:textId="68E04D6E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2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二十八、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E3483E">
              <w:rPr>
                <w:rStyle w:val="ac"/>
                <w:rFonts w:ascii="微軟正黑體" w:hAnsi="微軟正黑體"/>
                <w:noProof/>
              </w:rPr>
              <w:t>-P3000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F051" w14:textId="14DEFD72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3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二十九、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申請</w:t>
            </w:r>
            <w:r w:rsidRPr="00E3483E">
              <w:rPr>
                <w:rStyle w:val="ac"/>
                <w:rFonts w:ascii="微軟正黑體" w:hAnsi="微軟正黑體"/>
                <w:noProof/>
              </w:rPr>
              <w:t>ATM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金融卡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A2818" w14:textId="30D6CCB0" w:rsidR="002C6520" w:rsidRDefault="002C6520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4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三十、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通知</w:t>
            </w:r>
            <w:r w:rsidRPr="00E3483E">
              <w:rPr>
                <w:rStyle w:val="ac"/>
                <w:rFonts w:ascii="微軟正黑體" w:hAnsi="微軟正黑體"/>
                <w:noProof/>
              </w:rPr>
              <w:t>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044C" w14:textId="0232EC49" w:rsidR="002C6520" w:rsidRDefault="002C6520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5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伍、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錯誤代碼總覽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EC0E2" w14:textId="320BE2CB" w:rsidR="002C6520" w:rsidRDefault="002C6520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6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陸、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/>
                <w:noProof/>
              </w:rPr>
              <w:t>appsetting</w:t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參數設定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A7FD0" w14:textId="1C919CBC" w:rsidR="002C6520" w:rsidRDefault="002C6520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7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柒、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 w:hint="eastAsia"/>
                <w:noProof/>
              </w:rPr>
              <w:t>資料庫</w:t>
            </w:r>
            <w:r w:rsidRPr="00E3483E">
              <w:rPr>
                <w:rStyle w:val="ac"/>
                <w:rFonts w:ascii="微軟正黑體" w:hAnsi="微軟正黑體"/>
                <w:noProof/>
              </w:rPr>
              <w:t>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5FCA5" w14:textId="11ED0661" w:rsidR="002C6520" w:rsidRDefault="002C6520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8" w:history="1">
            <w:r w:rsidRPr="00E3483E">
              <w:rPr>
                <w:rStyle w:val="ac"/>
                <w:rFonts w:ascii="微軟正黑體" w:hAnsi="微軟正黑體" w:hint="eastAsia"/>
                <w:noProof/>
              </w:rPr>
              <w:t>捌、</w:t>
            </w:r>
            <w:r>
              <w:rPr>
                <w:rFonts w:eastAsiaTheme="minorEastAsia"/>
                <w:noProof/>
              </w:rPr>
              <w:tab/>
            </w:r>
            <w:r w:rsidRPr="00E3483E">
              <w:rPr>
                <w:rStyle w:val="ac"/>
                <w:rFonts w:ascii="微軟正黑體" w:hAnsi="微軟正黑體"/>
                <w:noProof/>
              </w:rPr>
              <w:t>E-R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_Toc105516398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6A24E" w14:textId="6E0A149E" w:rsidR="007949A7" w:rsidRPr="00B61F54" w:rsidRDefault="007949A7">
          <w:pPr>
            <w:rPr>
              <w:rFonts w:ascii="微軟正黑體" w:hAnsi="微軟正黑體"/>
            </w:rPr>
          </w:pPr>
          <w:r w:rsidRPr="00B61F54">
            <w:rPr>
              <w:rFonts w:ascii="微軟正黑體" w:hAnsi="微軟正黑體"/>
              <w:b/>
              <w:bCs/>
              <w:sz w:val="22"/>
              <w:lang w:val="zh-TW"/>
            </w:rPr>
            <w:fldChar w:fldCharType="end"/>
          </w:r>
        </w:p>
      </w:sdtContent>
    </w:sdt>
    <w:p w14:paraId="3A2B30D5" w14:textId="77777777" w:rsidR="00C25B3B" w:rsidRPr="00B61F54" w:rsidRDefault="00C25B3B">
      <w:pPr>
        <w:rPr>
          <w:rFonts w:ascii="微軟正黑體" w:hAnsi="微軟正黑體"/>
        </w:rPr>
        <w:sectPr w:rsidR="00C25B3B" w:rsidRPr="00B61F54" w:rsidSect="00A777AA">
          <w:footerReference w:type="default" r:id="rId10"/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p w14:paraId="25FD32F9" w14:textId="77777777" w:rsidR="00C25B3B" w:rsidRPr="00B61F54" w:rsidRDefault="00DE0D7D" w:rsidP="00DE0D7D">
      <w:pPr>
        <w:pStyle w:val="1"/>
        <w:rPr>
          <w:rFonts w:ascii="微軟正黑體" w:hAnsi="微軟正黑體"/>
        </w:rPr>
      </w:pPr>
      <w:bookmarkStart w:id="1" w:name="_Toc105516353"/>
      <w:r w:rsidRPr="00B61F54">
        <w:rPr>
          <w:rFonts w:ascii="微軟正黑體" w:hAnsi="微軟正黑體" w:hint="eastAsia"/>
        </w:rPr>
        <w:lastRenderedPageBreak/>
        <w:t>專案總</w:t>
      </w:r>
      <w:proofErr w:type="gramStart"/>
      <w:r w:rsidRPr="00B61F54">
        <w:rPr>
          <w:rFonts w:ascii="微軟正黑體" w:hAnsi="微軟正黑體" w:hint="eastAsia"/>
        </w:rPr>
        <w:t>覽</w:t>
      </w:r>
      <w:bookmarkEnd w:id="1"/>
      <w:proofErr w:type="gramEnd"/>
    </w:p>
    <w:p w14:paraId="7D993AE4" w14:textId="198A2E35" w:rsidR="00DE0D7D" w:rsidRPr="00B61F54" w:rsidRDefault="00DE0D7D" w:rsidP="00DE0D7D">
      <w:pPr>
        <w:pStyle w:val="2"/>
        <w:rPr>
          <w:rFonts w:ascii="微軟正黑體" w:hAnsi="微軟正黑體"/>
        </w:rPr>
      </w:pPr>
      <w:bookmarkStart w:id="2" w:name="_Toc105516354"/>
      <w:r w:rsidRPr="00B61F54">
        <w:rPr>
          <w:rFonts w:ascii="微軟正黑體" w:hAnsi="微軟正黑體" w:hint="eastAsia"/>
        </w:rPr>
        <w:t>專案</w:t>
      </w:r>
      <w:r w:rsidR="006773C5" w:rsidRPr="00B61F54">
        <w:rPr>
          <w:rFonts w:ascii="微軟正黑體" w:hAnsi="微軟正黑體" w:hint="eastAsia"/>
        </w:rPr>
        <w:t>目標</w:t>
      </w:r>
      <w:bookmarkEnd w:id="2"/>
    </w:p>
    <w:p w14:paraId="7A75451F" w14:textId="12EC9EB1" w:rsidR="00DE0D7D" w:rsidRPr="00B61F54" w:rsidRDefault="00B850D3" w:rsidP="00724E17">
      <w:pPr>
        <w:ind w:left="936" w:firstLineChars="200" w:firstLine="480"/>
        <w:rPr>
          <w:rFonts w:ascii="微軟正黑體" w:hAnsi="微軟正黑體"/>
        </w:rPr>
      </w:pPr>
      <w:r w:rsidRPr="00B61F54">
        <w:rPr>
          <w:rFonts w:ascii="微軟正黑體" w:hAnsi="微軟正黑體" w:hint="eastAsia"/>
        </w:rPr>
        <w:t>本專案將製作</w:t>
      </w:r>
      <w:proofErr w:type="gramStart"/>
      <w:r w:rsidRPr="00B61F54">
        <w:rPr>
          <w:rFonts w:ascii="微軟正黑體" w:hAnsi="微軟正黑體" w:hint="eastAsia"/>
        </w:rPr>
        <w:t>一套越語</w:t>
      </w:r>
      <w:proofErr w:type="gramEnd"/>
      <w:r w:rsidRPr="00B61F54">
        <w:rPr>
          <w:rFonts w:ascii="微軟正黑體" w:hAnsi="微軟正黑體" w:hint="eastAsia"/>
        </w:rPr>
        <w:t>/英語，雙語之Ap</w:t>
      </w:r>
      <w:r w:rsidRPr="00B61F54">
        <w:rPr>
          <w:rFonts w:ascii="微軟正黑體" w:hAnsi="微軟正黑體"/>
        </w:rPr>
        <w:t>p</w:t>
      </w:r>
      <w:r w:rsidRPr="00B61F54">
        <w:rPr>
          <w:rFonts w:ascii="微軟正黑體" w:hAnsi="微軟正黑體" w:hint="eastAsia"/>
        </w:rPr>
        <w:t>，功能旨在提供越南民眾申請數位帳戶含缐上申請金融卡。</w:t>
      </w:r>
    </w:p>
    <w:p w14:paraId="147BB212" w14:textId="77777777" w:rsidR="00373C50" w:rsidRPr="00B61F54" w:rsidRDefault="00373C50" w:rsidP="00DE0D7D">
      <w:pPr>
        <w:ind w:left="480" w:hanging="480"/>
        <w:rPr>
          <w:rFonts w:ascii="微軟正黑體" w:hAnsi="微軟正黑體"/>
        </w:rPr>
      </w:pPr>
    </w:p>
    <w:p w14:paraId="7FE99FAF" w14:textId="77777777" w:rsidR="00DE0D7D" w:rsidRPr="00B61F54" w:rsidRDefault="00DE0D7D" w:rsidP="00DE0D7D">
      <w:pPr>
        <w:pStyle w:val="2"/>
        <w:rPr>
          <w:rFonts w:ascii="微軟正黑體" w:hAnsi="微軟正黑體"/>
        </w:rPr>
      </w:pPr>
      <w:bookmarkStart w:id="3" w:name="_Toc105516355"/>
      <w:r w:rsidRPr="00B61F54">
        <w:rPr>
          <w:rFonts w:ascii="微軟正黑體" w:hAnsi="微軟正黑體" w:hint="eastAsia"/>
        </w:rPr>
        <w:t>專案範圍</w:t>
      </w:r>
      <w:bookmarkEnd w:id="3"/>
    </w:p>
    <w:p w14:paraId="409FEC4B" w14:textId="29593BCD" w:rsidR="00DE0D7D" w:rsidRPr="00B61F54" w:rsidRDefault="00093774" w:rsidP="006773C5">
      <w:pPr>
        <w:pStyle w:val="aa"/>
        <w:ind w:leftChars="0" w:left="960"/>
        <w:rPr>
          <w:rFonts w:ascii="微軟正黑體" w:hAnsi="微軟正黑體"/>
        </w:rPr>
      </w:pPr>
      <w:r w:rsidRPr="00B61F54">
        <w:rPr>
          <w:rFonts w:ascii="微軟正黑體" w:hAnsi="微軟正黑體" w:hint="eastAsia"/>
        </w:rPr>
        <w:t>本專案產出一套Ap</w:t>
      </w:r>
      <w:r w:rsidRPr="00B61F54">
        <w:rPr>
          <w:rFonts w:ascii="微軟正黑體" w:hAnsi="微軟正黑體"/>
        </w:rPr>
        <w:t>p</w:t>
      </w:r>
      <w:r w:rsidRPr="00B61F54">
        <w:rPr>
          <w:rFonts w:ascii="微軟正黑體" w:hAnsi="微軟正黑體" w:hint="eastAsia"/>
        </w:rPr>
        <w:t>、</w:t>
      </w:r>
      <w:r w:rsidR="007907D2" w:rsidRPr="00B61F54">
        <w:rPr>
          <w:rFonts w:ascii="微軟正黑體" w:hAnsi="微軟正黑體" w:hint="eastAsia"/>
        </w:rPr>
        <w:t>以及主機端批次處理程式，Ap</w:t>
      </w:r>
      <w:r w:rsidR="007907D2" w:rsidRPr="00B61F54">
        <w:rPr>
          <w:rFonts w:ascii="微軟正黑體" w:hAnsi="微軟正黑體"/>
        </w:rPr>
        <w:t>p</w:t>
      </w:r>
      <w:r w:rsidR="007907D2" w:rsidRPr="00B61F54">
        <w:rPr>
          <w:rFonts w:ascii="微軟正黑體" w:hAnsi="微軟正黑體" w:hint="eastAsia"/>
        </w:rPr>
        <w:t>功能為：手機號碼OTP驗證、B2C</w:t>
      </w:r>
      <w:r w:rsidR="006F2CE0" w:rsidRPr="00B61F54">
        <w:rPr>
          <w:rFonts w:ascii="微軟正黑體" w:hAnsi="微軟正黑體" w:hint="eastAsia"/>
        </w:rPr>
        <w:t>會員驗證</w:t>
      </w:r>
      <w:r w:rsidR="007907D2" w:rsidRPr="00B61F54">
        <w:rPr>
          <w:rFonts w:ascii="微軟正黑體" w:hAnsi="微軟正黑體" w:hint="eastAsia"/>
        </w:rPr>
        <w:t>、</w:t>
      </w:r>
      <w:r w:rsidR="006F2CE0" w:rsidRPr="00B61F54">
        <w:rPr>
          <w:rFonts w:ascii="微軟正黑體" w:hAnsi="微軟正黑體" w:hint="eastAsia"/>
        </w:rPr>
        <w:t>CIF</w:t>
      </w:r>
      <w:r w:rsidR="006F2CE0" w:rsidRPr="00B61F54">
        <w:rPr>
          <w:rFonts w:ascii="微軟正黑體" w:hAnsi="微軟正黑體"/>
        </w:rPr>
        <w:t>-VN</w:t>
      </w:r>
      <w:r w:rsidR="006F2CE0" w:rsidRPr="00B61F54">
        <w:rPr>
          <w:rFonts w:ascii="微軟正黑體" w:hAnsi="微軟正黑體" w:hint="eastAsia"/>
        </w:rPr>
        <w:t>驗證</w:t>
      </w:r>
      <w:r w:rsidR="00941B2F" w:rsidRPr="00B61F54">
        <w:rPr>
          <w:rFonts w:ascii="微軟正黑體" w:hAnsi="微軟正黑體" w:hint="eastAsia"/>
        </w:rPr>
        <w:t>、</w:t>
      </w:r>
      <w:proofErr w:type="spellStart"/>
      <w:r w:rsidR="00941B2F" w:rsidRPr="00B61F54">
        <w:rPr>
          <w:rFonts w:ascii="微軟正黑體" w:hAnsi="微軟正黑體" w:hint="eastAsia"/>
        </w:rPr>
        <w:t>Tr</w:t>
      </w:r>
      <w:r w:rsidR="00941B2F" w:rsidRPr="00B61F54">
        <w:rPr>
          <w:rFonts w:ascii="微軟正黑體" w:hAnsi="微軟正黑體"/>
        </w:rPr>
        <w:t>ueID</w:t>
      </w:r>
      <w:proofErr w:type="spellEnd"/>
      <w:r w:rsidR="00941B2F" w:rsidRPr="00B61F54">
        <w:rPr>
          <w:rFonts w:ascii="微軟正黑體" w:hAnsi="微軟正黑體" w:hint="eastAsia"/>
        </w:rPr>
        <w:t>外部檢核、KALAPA及AML黑名單處理流程。</w:t>
      </w:r>
    </w:p>
    <w:p w14:paraId="637CF41C" w14:textId="77777777" w:rsidR="00941B2F" w:rsidRPr="00B61F54" w:rsidRDefault="00941B2F" w:rsidP="006773C5">
      <w:pPr>
        <w:pStyle w:val="aa"/>
        <w:ind w:leftChars="0" w:left="960"/>
        <w:rPr>
          <w:rFonts w:ascii="微軟正黑體" w:hAnsi="微軟正黑體"/>
        </w:rPr>
      </w:pPr>
    </w:p>
    <w:p w14:paraId="51F9DD28" w14:textId="77276DF8" w:rsidR="00941B2F" w:rsidRPr="00752601" w:rsidRDefault="00941B2F" w:rsidP="006773C5">
      <w:pPr>
        <w:pStyle w:val="aa"/>
        <w:ind w:leftChars="0" w:left="960"/>
        <w:rPr>
          <w:rFonts w:ascii="微軟正黑體" w:hAnsi="微軟正黑體"/>
        </w:rPr>
      </w:pPr>
      <w:r w:rsidRPr="00752601">
        <w:rPr>
          <w:rFonts w:ascii="微軟正黑體" w:hAnsi="微軟正黑體" w:hint="eastAsia"/>
        </w:rPr>
        <w:t>批次處理程式：G3000 CIF自動化建檔、P3000自動化開戶、ATM金融卡申請</w:t>
      </w:r>
      <w:r w:rsidR="00233D6B" w:rsidRPr="00752601">
        <w:rPr>
          <w:rFonts w:ascii="微軟正黑體" w:hAnsi="微軟正黑體" w:hint="eastAsia"/>
        </w:rPr>
        <w:t>、E</w:t>
      </w:r>
      <w:r w:rsidR="00233D6B" w:rsidRPr="00752601">
        <w:rPr>
          <w:rFonts w:ascii="微軟正黑體" w:hAnsi="微軟正黑體"/>
        </w:rPr>
        <w:t>mail</w:t>
      </w:r>
      <w:r w:rsidR="00233D6B" w:rsidRPr="00752601">
        <w:rPr>
          <w:rFonts w:ascii="微軟正黑體" w:hAnsi="微軟正黑體" w:hint="eastAsia"/>
        </w:rPr>
        <w:t>/簡訊發送</w:t>
      </w:r>
      <w:r w:rsidRPr="00752601">
        <w:rPr>
          <w:rFonts w:ascii="微軟正黑體" w:hAnsi="微軟正黑體" w:hint="eastAsia"/>
        </w:rPr>
        <w:t>。</w:t>
      </w:r>
      <w:r w:rsidR="0022643B" w:rsidRPr="00752601">
        <w:rPr>
          <w:rFonts w:ascii="微軟正黑體" w:hAnsi="微軟正黑體" w:hint="eastAsia"/>
        </w:rPr>
        <w:t xml:space="preserve"> </w:t>
      </w:r>
      <w:r w:rsidR="006A4475" w:rsidRPr="00752601">
        <w:rPr>
          <w:rFonts w:ascii="微軟正黑體" w:hAnsi="微軟正黑體" w:hint="eastAsia"/>
        </w:rPr>
        <w:t>其中</w:t>
      </w:r>
      <w:r w:rsidR="0022643B" w:rsidRPr="00752601">
        <w:rPr>
          <w:rFonts w:ascii="微軟正黑體" w:hAnsi="微軟正黑體" w:hint="eastAsia"/>
        </w:rPr>
        <w:t>人工審核</w:t>
      </w:r>
      <w:r w:rsidR="006A4475" w:rsidRPr="00752601">
        <w:rPr>
          <w:rFonts w:ascii="微軟正黑體" w:hAnsi="微軟正黑體" w:hint="eastAsia"/>
        </w:rPr>
        <w:t>階段</w:t>
      </w:r>
      <w:r w:rsidR="00F95463" w:rsidRPr="00752601">
        <w:rPr>
          <w:rFonts w:ascii="微軟正黑體" w:hAnsi="微軟正黑體" w:hint="eastAsia"/>
        </w:rPr>
        <w:t>，</w:t>
      </w:r>
      <w:r w:rsidR="006A4475" w:rsidRPr="00752601">
        <w:rPr>
          <w:rFonts w:ascii="微軟正黑體" w:hAnsi="微軟正黑體" w:hint="eastAsia"/>
        </w:rPr>
        <w:t>將</w:t>
      </w:r>
      <w:r w:rsidR="00F95463" w:rsidRPr="00752601">
        <w:rPr>
          <w:rFonts w:ascii="微軟正黑體" w:hAnsi="微軟正黑體" w:hint="eastAsia"/>
        </w:rPr>
        <w:t>提供</w:t>
      </w:r>
      <w:r w:rsidR="006A4475" w:rsidRPr="00752601">
        <w:rPr>
          <w:rFonts w:ascii="微軟正黑體" w:hAnsi="微軟正黑體" w:hint="eastAsia"/>
        </w:rPr>
        <w:t>以下三組</w:t>
      </w:r>
      <w:r w:rsidR="00F95463" w:rsidRPr="00752601">
        <w:rPr>
          <w:rFonts w:ascii="微軟正黑體" w:hAnsi="微軟正黑體" w:hint="eastAsia"/>
        </w:rPr>
        <w:t>API：查詢</w:t>
      </w:r>
      <w:r w:rsidR="006A4475" w:rsidRPr="00752601">
        <w:rPr>
          <w:rFonts w:ascii="微軟正黑體" w:hAnsi="微軟正黑體" w:hint="eastAsia"/>
        </w:rPr>
        <w:t>API</w:t>
      </w:r>
      <w:r w:rsidR="00D96BAD" w:rsidRPr="00752601">
        <w:rPr>
          <w:rFonts w:ascii="微軟正黑體" w:hAnsi="微軟正黑體" w:hint="eastAsia"/>
        </w:rPr>
        <w:t>(分行經辦與主管)、更新</w:t>
      </w:r>
      <w:r w:rsidR="006B7102" w:rsidRPr="00752601">
        <w:rPr>
          <w:rFonts w:ascii="微軟正黑體" w:hAnsi="微軟正黑體" w:hint="eastAsia"/>
        </w:rPr>
        <w:t>進件</w:t>
      </w:r>
      <w:r w:rsidR="00D96BAD" w:rsidRPr="00752601">
        <w:rPr>
          <w:rFonts w:ascii="微軟正黑體" w:hAnsi="微軟正黑體" w:hint="eastAsia"/>
        </w:rPr>
        <w:t>資料A</w:t>
      </w:r>
      <w:r w:rsidR="00D96BAD" w:rsidRPr="00752601">
        <w:rPr>
          <w:rFonts w:ascii="微軟正黑體" w:hAnsi="微軟正黑體"/>
        </w:rPr>
        <w:t>PI</w:t>
      </w:r>
      <w:r w:rsidR="00D96BAD" w:rsidRPr="00752601">
        <w:rPr>
          <w:rFonts w:ascii="微軟正黑體" w:hAnsi="微軟正黑體" w:hint="eastAsia"/>
        </w:rPr>
        <w:t>(分行經辦) 、更新進件資料A</w:t>
      </w:r>
      <w:r w:rsidR="00D96BAD" w:rsidRPr="00752601">
        <w:rPr>
          <w:rFonts w:ascii="微軟正黑體" w:hAnsi="微軟正黑體"/>
        </w:rPr>
        <w:t>PI</w:t>
      </w:r>
      <w:r w:rsidR="00D96BAD" w:rsidRPr="00752601">
        <w:rPr>
          <w:rFonts w:ascii="微軟正黑體" w:hAnsi="微軟正黑體" w:hint="eastAsia"/>
        </w:rPr>
        <w:t>(分行主管)</w:t>
      </w:r>
    </w:p>
    <w:p w14:paraId="5238CC7E" w14:textId="77777777" w:rsidR="0095737A" w:rsidRPr="00B61F54" w:rsidRDefault="0095737A" w:rsidP="00DE0D7D">
      <w:pPr>
        <w:ind w:left="480" w:hanging="480"/>
        <w:rPr>
          <w:rFonts w:ascii="微軟正黑體" w:hAnsi="微軟正黑體"/>
        </w:rPr>
      </w:pPr>
    </w:p>
    <w:p w14:paraId="2E6DF7C0" w14:textId="77777777" w:rsidR="003B0924" w:rsidRPr="00B61F54" w:rsidRDefault="003B0924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B61F54">
        <w:rPr>
          <w:rFonts w:ascii="微軟正黑體" w:hAnsi="微軟正黑體"/>
        </w:rPr>
        <w:br w:type="page"/>
      </w:r>
    </w:p>
    <w:p w14:paraId="2F147604" w14:textId="37A4200A" w:rsidR="00C52522" w:rsidRPr="00B61F54" w:rsidRDefault="00DE0D7D" w:rsidP="00C52522">
      <w:pPr>
        <w:pStyle w:val="1"/>
        <w:rPr>
          <w:rFonts w:ascii="微軟正黑體" w:hAnsi="微軟正黑體"/>
        </w:rPr>
      </w:pPr>
      <w:bookmarkStart w:id="4" w:name="_Toc105516356"/>
      <w:r w:rsidRPr="00B61F54">
        <w:rPr>
          <w:rFonts w:ascii="微軟正黑體" w:hAnsi="微軟正黑體" w:hint="eastAsia"/>
        </w:rPr>
        <w:lastRenderedPageBreak/>
        <w:t>系統</w:t>
      </w:r>
      <w:r w:rsidR="00764623" w:rsidRPr="00B61F54">
        <w:rPr>
          <w:rFonts w:ascii="微軟正黑體" w:hAnsi="微軟正黑體" w:hint="eastAsia"/>
        </w:rPr>
        <w:t>環境</w:t>
      </w:r>
      <w:bookmarkEnd w:id="4"/>
    </w:p>
    <w:p w14:paraId="355F017E" w14:textId="67365CF2" w:rsidR="00C52522" w:rsidRPr="00B61F54" w:rsidRDefault="002B33CB" w:rsidP="007E70AE">
      <w:pPr>
        <w:pStyle w:val="2"/>
        <w:numPr>
          <w:ilvl w:val="0"/>
          <w:numId w:val="27"/>
        </w:numPr>
        <w:rPr>
          <w:rFonts w:ascii="微軟正黑體" w:hAnsi="微軟正黑體"/>
        </w:rPr>
      </w:pPr>
      <w:bookmarkStart w:id="5" w:name="_Toc105516357"/>
      <w:r w:rsidRPr="00B61F54">
        <w:rPr>
          <w:rFonts w:ascii="微軟正黑體" w:hAnsi="微軟正黑體" w:hint="eastAsia"/>
        </w:rPr>
        <w:t>API中台</w:t>
      </w:r>
      <w:r w:rsidR="00C52522" w:rsidRPr="00B61F54">
        <w:rPr>
          <w:rFonts w:ascii="微軟正黑體" w:hAnsi="微軟正黑體" w:hint="eastAsia"/>
        </w:rPr>
        <w:t>環境圖</w:t>
      </w:r>
      <w:bookmarkEnd w:id="5"/>
    </w:p>
    <w:p w14:paraId="1142223A" w14:textId="792A9159" w:rsidR="000D5721" w:rsidRPr="00B61F54" w:rsidRDefault="000D5721" w:rsidP="00C52522">
      <w:pPr>
        <w:rPr>
          <w:rFonts w:ascii="微軟正黑體" w:hAnsi="微軟正黑體"/>
          <w:color w:val="FF0000"/>
        </w:rPr>
      </w:pPr>
      <w:r w:rsidRPr="00B61F54">
        <w:rPr>
          <w:rFonts w:ascii="微軟正黑體" w:hAnsi="微軟正黑體"/>
          <w:color w:val="FF0000"/>
        </w:rPr>
        <w:tab/>
      </w:r>
      <w:r w:rsidRPr="00B61F54">
        <w:rPr>
          <w:rFonts w:ascii="微軟正黑體" w:hAnsi="微軟正黑體"/>
          <w:color w:val="FF0000"/>
        </w:rPr>
        <w:tab/>
      </w:r>
      <w:r w:rsidRPr="00B61F54">
        <w:rPr>
          <w:rFonts w:ascii="微軟正黑體" w:hAnsi="微軟正黑體" w:hint="eastAsia"/>
        </w:rPr>
        <w:t>程式</w:t>
      </w:r>
      <w:r w:rsidR="0041600D" w:rsidRPr="00B61F54">
        <w:rPr>
          <w:rFonts w:ascii="微軟正黑體" w:hAnsi="微軟正黑體" w:hint="eastAsia"/>
        </w:rPr>
        <w:t>開發</w:t>
      </w:r>
      <w:r w:rsidRPr="00B61F54">
        <w:rPr>
          <w:rFonts w:ascii="微軟正黑體" w:hAnsi="微軟正黑體" w:hint="eastAsia"/>
        </w:rPr>
        <w:t>：</w:t>
      </w:r>
      <w:r w:rsidRPr="00B61F54">
        <w:rPr>
          <w:rFonts w:ascii="微軟正黑體" w:hAnsi="微軟正黑體"/>
        </w:rPr>
        <w:t>A</w:t>
      </w:r>
      <w:r w:rsidR="00390E99" w:rsidRPr="00B61F54">
        <w:rPr>
          <w:rFonts w:ascii="微軟正黑體" w:hAnsi="微軟正黑體" w:hint="eastAsia"/>
        </w:rPr>
        <w:t>SP</w:t>
      </w:r>
      <w:r w:rsidRPr="00B61F54">
        <w:rPr>
          <w:rFonts w:ascii="微軟正黑體" w:hAnsi="微軟正黑體"/>
        </w:rPr>
        <w:t>.</w:t>
      </w:r>
      <w:r w:rsidRPr="00B61F54">
        <w:rPr>
          <w:rFonts w:ascii="微軟正黑體" w:hAnsi="微軟正黑體" w:hint="eastAsia"/>
        </w:rPr>
        <w:t>Ne</w:t>
      </w:r>
      <w:r w:rsidRPr="00B61F54">
        <w:rPr>
          <w:rFonts w:ascii="微軟正黑體" w:hAnsi="微軟正黑體"/>
        </w:rPr>
        <w:t xml:space="preserve">t Core </w:t>
      </w:r>
      <w:r w:rsidR="00DC4D4C" w:rsidRPr="00B61F54">
        <w:rPr>
          <w:rFonts w:ascii="微軟正黑體" w:hAnsi="微軟正黑體" w:hint="eastAsia"/>
        </w:rPr>
        <w:t>3.1</w:t>
      </w:r>
    </w:p>
    <w:p w14:paraId="37142261" w14:textId="2DD40868" w:rsidR="00C52522" w:rsidRPr="00B61F54" w:rsidRDefault="00F35CD8" w:rsidP="00C52522">
      <w:pPr>
        <w:rPr>
          <w:rFonts w:ascii="微軟正黑體" w:hAnsi="微軟正黑體"/>
        </w:rPr>
      </w:pPr>
      <w:r w:rsidRPr="00B61F54">
        <w:rPr>
          <w:rFonts w:ascii="微軟正黑體" w:hAnsi="微軟正黑體"/>
          <w:noProof/>
        </w:rPr>
        <w:drawing>
          <wp:inline distT="0" distB="0" distL="0" distR="0" wp14:anchorId="3A5350A7" wp14:editId="2949EC76">
            <wp:extent cx="6363588" cy="438211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5E32" w14:textId="77777777" w:rsidR="00C52522" w:rsidRPr="00B61F54" w:rsidRDefault="00C52522" w:rsidP="00C52522">
      <w:pPr>
        <w:rPr>
          <w:rFonts w:ascii="微軟正黑體" w:hAnsi="微軟正黑體"/>
        </w:rPr>
      </w:pPr>
    </w:p>
    <w:p w14:paraId="114F3E65" w14:textId="77777777" w:rsidR="003B0924" w:rsidRPr="00B61F54" w:rsidRDefault="003B0924">
      <w:pPr>
        <w:widowControl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42B5DA47" w14:textId="4BC64B9A" w:rsidR="00A40DA2" w:rsidRPr="00B61F54" w:rsidRDefault="00A40DA2" w:rsidP="007E70AE">
      <w:pPr>
        <w:pStyle w:val="2"/>
        <w:rPr>
          <w:rFonts w:ascii="微軟正黑體" w:hAnsi="微軟正黑體"/>
        </w:rPr>
      </w:pPr>
      <w:bookmarkStart w:id="6" w:name="_Toc105516358"/>
      <w:r w:rsidRPr="00B61F54">
        <w:rPr>
          <w:rFonts w:ascii="微軟正黑體" w:hAnsi="微軟正黑體" w:hint="eastAsia"/>
        </w:rPr>
        <w:lastRenderedPageBreak/>
        <w:t>排程程式環境圖</w:t>
      </w:r>
      <w:bookmarkEnd w:id="6"/>
    </w:p>
    <w:p w14:paraId="094C671A" w14:textId="183201A9" w:rsidR="001D7247" w:rsidRPr="00B61F54" w:rsidRDefault="001D7247" w:rsidP="00C52522">
      <w:pPr>
        <w:pStyle w:val="aa"/>
        <w:ind w:leftChars="0" w:left="960"/>
        <w:rPr>
          <w:rFonts w:ascii="微軟正黑體" w:hAnsi="微軟正黑體"/>
        </w:rPr>
      </w:pPr>
      <w:r w:rsidRPr="00B61F54">
        <w:rPr>
          <w:rFonts w:ascii="微軟正黑體" w:hAnsi="微軟正黑體" w:hint="eastAsia"/>
        </w:rPr>
        <w:t>程式</w:t>
      </w:r>
      <w:r w:rsidR="0059485A" w:rsidRPr="00B61F54">
        <w:rPr>
          <w:rFonts w:ascii="微軟正黑體" w:hAnsi="微軟正黑體" w:hint="eastAsia"/>
        </w:rPr>
        <w:t>開發</w:t>
      </w:r>
      <w:r w:rsidRPr="00B61F54">
        <w:rPr>
          <w:rFonts w:ascii="微軟正黑體" w:hAnsi="微軟正黑體" w:hint="eastAsia"/>
        </w:rPr>
        <w:t>：</w:t>
      </w:r>
      <w:r w:rsidR="00390E99" w:rsidRPr="00B61F54">
        <w:rPr>
          <w:rFonts w:ascii="微軟正黑體" w:hAnsi="微軟正黑體"/>
        </w:rPr>
        <w:t>A</w:t>
      </w:r>
      <w:r w:rsidR="00390E99" w:rsidRPr="00B61F54">
        <w:rPr>
          <w:rFonts w:ascii="微軟正黑體" w:hAnsi="微軟正黑體" w:hint="eastAsia"/>
        </w:rPr>
        <w:t>SP</w:t>
      </w:r>
      <w:r w:rsidR="00390E99" w:rsidRPr="00B61F54">
        <w:rPr>
          <w:rFonts w:ascii="微軟正黑體" w:hAnsi="微軟正黑體"/>
        </w:rPr>
        <w:t>.</w:t>
      </w:r>
      <w:r w:rsidR="00390E99" w:rsidRPr="00B61F54">
        <w:rPr>
          <w:rFonts w:ascii="微軟正黑體" w:hAnsi="微軟正黑體" w:hint="eastAsia"/>
        </w:rPr>
        <w:t>Ne</w:t>
      </w:r>
      <w:r w:rsidR="00390E99" w:rsidRPr="00B61F54">
        <w:rPr>
          <w:rFonts w:ascii="微軟正黑體" w:hAnsi="微軟正黑體"/>
        </w:rPr>
        <w:t>t Core Worker Service</w:t>
      </w:r>
      <w:r w:rsidR="00DC7EAB" w:rsidRPr="00B61F54">
        <w:rPr>
          <w:rFonts w:ascii="微軟正黑體" w:hAnsi="微軟正黑體"/>
        </w:rPr>
        <w:t xml:space="preserve">  </w:t>
      </w:r>
    </w:p>
    <w:p w14:paraId="0388602F" w14:textId="28CA293B" w:rsidR="006773C5" w:rsidRPr="00B61F54" w:rsidRDefault="00E71DF8" w:rsidP="006773C5">
      <w:pPr>
        <w:rPr>
          <w:rFonts w:ascii="微軟正黑體" w:hAnsi="微軟正黑體"/>
        </w:rPr>
      </w:pPr>
      <w:r w:rsidRPr="00E71DF8">
        <w:rPr>
          <w:rFonts w:ascii="微軟正黑體" w:hAnsi="微軟正黑體"/>
          <w:noProof/>
        </w:rPr>
        <w:drawing>
          <wp:inline distT="0" distB="0" distL="0" distR="0" wp14:anchorId="6E9C7CB8" wp14:editId="0468B0EA">
            <wp:extent cx="6645910" cy="4129405"/>
            <wp:effectExtent l="0" t="0" r="254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BDB6" w14:textId="77777777" w:rsidR="00436FB9" w:rsidRPr="00B61F54" w:rsidRDefault="00436FB9">
      <w:pPr>
        <w:widowControl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0388C98E" w14:textId="2AF075C5" w:rsidR="006773C5" w:rsidRPr="00B61F54" w:rsidRDefault="00675D64" w:rsidP="007E70AE">
      <w:pPr>
        <w:pStyle w:val="2"/>
        <w:rPr>
          <w:rFonts w:ascii="微軟正黑體" w:hAnsi="微軟正黑體"/>
        </w:rPr>
      </w:pPr>
      <w:bookmarkStart w:id="7" w:name="_Toc105516359"/>
      <w:r w:rsidRPr="00B61F54">
        <w:rPr>
          <w:rFonts w:ascii="微軟正黑體" w:hAnsi="微軟正黑體"/>
        </w:rPr>
        <w:lastRenderedPageBreak/>
        <w:t>資料流程圖</w:t>
      </w:r>
      <w:bookmarkEnd w:id="7"/>
    </w:p>
    <w:p w14:paraId="3F693709" w14:textId="092FED5C" w:rsidR="00142008" w:rsidRPr="00B61F54" w:rsidRDefault="00CD730B" w:rsidP="006773C5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drawing>
          <wp:inline distT="0" distB="0" distL="0" distR="0" wp14:anchorId="21355665" wp14:editId="7DBAFAAE">
            <wp:extent cx="6648450" cy="542925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4C5B" w14:textId="0483D1BD" w:rsidR="00142008" w:rsidRPr="00B61F54" w:rsidRDefault="00142008" w:rsidP="007E70AE">
      <w:pPr>
        <w:pStyle w:val="2"/>
        <w:rPr>
          <w:rFonts w:ascii="微軟正黑體" w:hAnsi="微軟正黑體"/>
        </w:rPr>
      </w:pPr>
      <w:bookmarkStart w:id="8" w:name="_Toc105516360"/>
      <w:r w:rsidRPr="00B61F54">
        <w:rPr>
          <w:rFonts w:ascii="微軟正黑體" w:hAnsi="微軟正黑體" w:hint="eastAsia"/>
        </w:rPr>
        <w:lastRenderedPageBreak/>
        <w:t>OTP循序圖</w:t>
      </w:r>
      <w:bookmarkEnd w:id="8"/>
    </w:p>
    <w:p w14:paraId="473D5566" w14:textId="6B7433E4" w:rsidR="00F318AF" w:rsidRPr="00672239" w:rsidRDefault="00672239" w:rsidP="00672239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drawing>
          <wp:inline distT="0" distB="0" distL="0" distR="0" wp14:anchorId="7EF3CE33" wp14:editId="414562F5">
            <wp:extent cx="6638925" cy="83248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8F71" w14:textId="540E64C9" w:rsidR="006773C5" w:rsidRPr="00B61F54" w:rsidRDefault="00675D64" w:rsidP="006773C5">
      <w:pPr>
        <w:pStyle w:val="1"/>
        <w:rPr>
          <w:rFonts w:ascii="微軟正黑體" w:hAnsi="微軟正黑體"/>
        </w:rPr>
      </w:pPr>
      <w:bookmarkStart w:id="9" w:name="_Toc105516361"/>
      <w:r w:rsidRPr="00B61F54">
        <w:rPr>
          <w:rFonts w:ascii="微軟正黑體" w:hAnsi="微軟正黑體" w:hint="eastAsia"/>
        </w:rPr>
        <w:lastRenderedPageBreak/>
        <w:t>中台</w:t>
      </w:r>
      <w:r w:rsidR="006773C5" w:rsidRPr="00B61F54">
        <w:rPr>
          <w:rFonts w:ascii="微軟正黑體" w:hAnsi="微軟正黑體" w:hint="eastAsia"/>
        </w:rPr>
        <w:t>資料</w:t>
      </w:r>
      <w:proofErr w:type="gramStart"/>
      <w:r w:rsidR="006773C5" w:rsidRPr="00B61F54">
        <w:rPr>
          <w:rFonts w:ascii="微軟正黑體" w:hAnsi="微軟正黑體" w:hint="eastAsia"/>
        </w:rPr>
        <w:t>介</w:t>
      </w:r>
      <w:proofErr w:type="gramEnd"/>
      <w:r w:rsidR="006773C5" w:rsidRPr="00B61F54">
        <w:rPr>
          <w:rFonts w:ascii="微軟正黑體" w:hAnsi="微軟正黑體" w:hint="eastAsia"/>
        </w:rPr>
        <w:t>接</w:t>
      </w:r>
      <w:r w:rsidRPr="00B61F54">
        <w:rPr>
          <w:rFonts w:ascii="微軟正黑體" w:hAnsi="微軟正黑體" w:hint="eastAsia"/>
        </w:rPr>
        <w:t>API</w:t>
      </w:r>
      <w:r w:rsidRPr="00B61F54">
        <w:rPr>
          <w:rFonts w:ascii="微軟正黑體" w:hAnsi="微軟正黑體"/>
        </w:rPr>
        <w:t>列表</w:t>
      </w:r>
      <w:bookmarkEnd w:id="9"/>
    </w:p>
    <w:p w14:paraId="31F6A7D9" w14:textId="49D3C87B" w:rsidR="00675D64" w:rsidRPr="00B61F54" w:rsidRDefault="00544478" w:rsidP="007E70AE">
      <w:pPr>
        <w:pStyle w:val="2"/>
        <w:numPr>
          <w:ilvl w:val="0"/>
          <w:numId w:val="28"/>
        </w:numPr>
        <w:rPr>
          <w:rFonts w:ascii="微軟正黑體" w:hAnsi="微軟正黑體"/>
        </w:rPr>
      </w:pPr>
      <w:bookmarkStart w:id="10" w:name="_Toc105516362"/>
      <w:r>
        <w:rPr>
          <w:rFonts w:ascii="微軟正黑體" w:hAnsi="微軟正黑體" w:hint="eastAsia"/>
        </w:rPr>
        <w:t>中台</w:t>
      </w:r>
      <w:r w:rsidRPr="00B61F54">
        <w:rPr>
          <w:rFonts w:ascii="微軟正黑體" w:hAnsi="微軟正黑體" w:hint="eastAsia"/>
        </w:rPr>
        <w:t>API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5528"/>
      </w:tblGrid>
      <w:tr w:rsidR="006A3A45" w:rsidRPr="00B61F54" w14:paraId="245B7D15" w14:textId="77777777" w:rsidTr="00816009">
        <w:trPr>
          <w:tblHeader/>
        </w:trPr>
        <w:tc>
          <w:tcPr>
            <w:tcW w:w="1413" w:type="dxa"/>
            <w:shd w:val="clear" w:color="auto" w:fill="D9E2F3" w:themeFill="accent1" w:themeFillTint="33"/>
          </w:tcPr>
          <w:p w14:paraId="5E91EF5F" w14:textId="6573DADC" w:rsidR="006A3A45" w:rsidRPr="00B61F54" w:rsidRDefault="00AE24D9" w:rsidP="00722031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呼叫</w:t>
            </w:r>
            <w:r w:rsidR="005F0099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端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1F98EA8D" w14:textId="789B39AB" w:rsidR="006A3A45" w:rsidRPr="00B61F54" w:rsidRDefault="00A97308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目的地：</w:t>
            </w:r>
            <w:r w:rsidR="006A3A45"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API中台</w:t>
            </w:r>
          </w:p>
        </w:tc>
        <w:tc>
          <w:tcPr>
            <w:tcW w:w="5528" w:type="dxa"/>
            <w:shd w:val="clear" w:color="auto" w:fill="D9E2F3" w:themeFill="accent1" w:themeFillTint="33"/>
          </w:tcPr>
          <w:p w14:paraId="486AF14C" w14:textId="01DD4305" w:rsidR="006A3A45" w:rsidRPr="00B61F54" w:rsidRDefault="006A3A45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功能目標</w:t>
            </w:r>
          </w:p>
        </w:tc>
      </w:tr>
      <w:tr w:rsidR="006A3A45" w:rsidRPr="00B61F54" w14:paraId="7C148634" w14:textId="77777777" w:rsidTr="00816009">
        <w:tc>
          <w:tcPr>
            <w:tcW w:w="1413" w:type="dxa"/>
            <w:vAlign w:val="center"/>
          </w:tcPr>
          <w:p w14:paraId="64DA43D3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2468F482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取得總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覽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資料</w:t>
            </w:r>
          </w:p>
        </w:tc>
        <w:tc>
          <w:tcPr>
            <w:tcW w:w="5528" w:type="dxa"/>
          </w:tcPr>
          <w:p w14:paraId="6978E68E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取得開戶</w:t>
            </w:r>
            <w:r w:rsidRPr="00B61F54">
              <w:rPr>
                <w:rFonts w:ascii="微軟正黑體" w:hAnsi="微軟正黑體" w:cs="新細明體" w:hint="eastAsia"/>
                <w:color w:val="000000" w:themeColor="text1"/>
                <w:szCs w:val="24"/>
              </w:rPr>
              <w:t>須要資料（基本資料下拉選單）</w:t>
            </w:r>
          </w:p>
        </w:tc>
      </w:tr>
      <w:tr w:rsidR="006A3A45" w:rsidRPr="00B61F54" w14:paraId="2ABE2F78" w14:textId="77777777" w:rsidTr="00816009">
        <w:tc>
          <w:tcPr>
            <w:tcW w:w="1413" w:type="dxa"/>
            <w:vAlign w:val="center"/>
          </w:tcPr>
          <w:p w14:paraId="3A6D6F81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PP</w:t>
            </w:r>
          </w:p>
        </w:tc>
        <w:tc>
          <w:tcPr>
            <w:tcW w:w="2693" w:type="dxa"/>
          </w:tcPr>
          <w:p w14:paraId="135B7006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註冊/登入</w:t>
            </w:r>
          </w:p>
        </w:tc>
        <w:tc>
          <w:tcPr>
            <w:tcW w:w="5528" w:type="dxa"/>
          </w:tcPr>
          <w:p w14:paraId="35E54696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資料庫檢核狀態</w:t>
            </w:r>
          </w:p>
        </w:tc>
      </w:tr>
      <w:tr w:rsidR="006A3A45" w:rsidRPr="00B61F54" w14:paraId="6468FC6A" w14:textId="77777777" w:rsidTr="00816009">
        <w:tc>
          <w:tcPr>
            <w:tcW w:w="1413" w:type="dxa"/>
            <w:vAlign w:val="center"/>
          </w:tcPr>
          <w:p w14:paraId="5D2FDC85" w14:textId="77777777" w:rsidR="006A3A45" w:rsidRPr="001F7262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F7262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102BB090" w14:textId="77777777" w:rsidR="006A3A45" w:rsidRPr="001F7262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F7262">
              <w:rPr>
                <w:rFonts w:ascii="微軟正黑體" w:hAnsi="微軟正黑體" w:hint="eastAsia"/>
                <w:color w:val="000000" w:themeColor="text1"/>
                <w:szCs w:val="24"/>
              </w:rPr>
              <w:t>取得同意條款</w:t>
            </w:r>
          </w:p>
        </w:tc>
        <w:tc>
          <w:tcPr>
            <w:tcW w:w="5528" w:type="dxa"/>
          </w:tcPr>
          <w:p w14:paraId="77213A68" w14:textId="31ECDADF" w:rsidR="006A3A45" w:rsidRPr="001F7262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F7262">
              <w:rPr>
                <w:rFonts w:ascii="微軟正黑體" w:hAnsi="微軟正黑體" w:hint="eastAsia"/>
                <w:szCs w:val="24"/>
              </w:rPr>
              <w:t>取得</w:t>
            </w:r>
            <w:proofErr w:type="gramStart"/>
            <w:r w:rsidRPr="001F7262">
              <w:rPr>
                <w:rFonts w:ascii="微軟正黑體" w:hAnsi="微軟正黑體" w:hint="eastAsia"/>
                <w:szCs w:val="24"/>
              </w:rPr>
              <w:t>條款版號</w:t>
            </w:r>
            <w:proofErr w:type="gramEnd"/>
            <w:r w:rsidR="00F95463" w:rsidRPr="001F7262">
              <w:rPr>
                <w:rFonts w:ascii="微軟正黑體" w:hAnsi="微軟正黑體" w:hint="eastAsia"/>
                <w:szCs w:val="24"/>
              </w:rPr>
              <w:t>、</w:t>
            </w:r>
            <w:r w:rsidR="009E1195" w:rsidRPr="001F7262">
              <w:rPr>
                <w:rFonts w:ascii="微軟正黑體" w:hAnsi="微軟正黑體" w:hint="eastAsia"/>
                <w:szCs w:val="24"/>
              </w:rPr>
              <w:t>條款內容(多國語系</w:t>
            </w:r>
            <w:r w:rsidR="009E1195" w:rsidRPr="001F7262">
              <w:rPr>
                <w:rFonts w:ascii="微軟正黑體" w:hAnsi="微軟正黑體"/>
                <w:szCs w:val="24"/>
              </w:rPr>
              <w:t>)</w:t>
            </w:r>
            <w:r w:rsidR="009E1195" w:rsidRPr="001F7262">
              <w:rPr>
                <w:rFonts w:ascii="微軟正黑體" w:hAnsi="微軟正黑體" w:hint="eastAsia"/>
                <w:szCs w:val="24"/>
              </w:rPr>
              <w:t>、</w:t>
            </w:r>
            <w:r w:rsidR="009E1195" w:rsidRPr="001F7262">
              <w:rPr>
                <w:rFonts w:ascii="微軟正黑體" w:hAnsi="微軟正黑體" w:cs="新細明體" w:hint="eastAsia"/>
              </w:rPr>
              <w:t>倒數秒數</w:t>
            </w:r>
            <w:r w:rsidR="009E1195" w:rsidRPr="001F7262">
              <w:rPr>
                <w:rFonts w:ascii="微軟正黑體" w:hAnsi="微軟正黑體" w:cs="新細明體"/>
              </w:rPr>
              <w:t>…</w:t>
            </w:r>
            <w:r w:rsidR="009E1195" w:rsidRPr="001F7262">
              <w:rPr>
                <w:rFonts w:ascii="微軟正黑體" w:hAnsi="微軟正黑體" w:cs="新細明體" w:hint="eastAsia"/>
              </w:rPr>
              <w:t>詳細請參考A</w:t>
            </w:r>
            <w:r w:rsidR="009E1195" w:rsidRPr="001F7262">
              <w:rPr>
                <w:rFonts w:ascii="微軟正黑體" w:hAnsi="微軟正黑體" w:cs="新細明體"/>
              </w:rPr>
              <w:t>PI</w:t>
            </w:r>
            <w:r w:rsidR="009E1195" w:rsidRPr="001F7262">
              <w:rPr>
                <w:rFonts w:ascii="微軟正黑體" w:hAnsi="微軟正黑體" w:cs="新細明體" w:hint="eastAsia"/>
              </w:rPr>
              <w:t>規格內容</w:t>
            </w:r>
          </w:p>
        </w:tc>
      </w:tr>
      <w:tr w:rsidR="006A3A45" w:rsidRPr="00B61F54" w14:paraId="3B89FBB4" w14:textId="77777777" w:rsidTr="00816009">
        <w:tc>
          <w:tcPr>
            <w:tcW w:w="1413" w:type="dxa"/>
            <w:vAlign w:val="center"/>
          </w:tcPr>
          <w:p w14:paraId="2AA868F1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19CEB7C0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簽署同意條款</w:t>
            </w:r>
          </w:p>
        </w:tc>
        <w:tc>
          <w:tcPr>
            <w:tcW w:w="5528" w:type="dxa"/>
          </w:tcPr>
          <w:p w14:paraId="2A6BFE31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寫入簽署開戶條款版本號及日期時間</w:t>
            </w:r>
          </w:p>
        </w:tc>
      </w:tr>
      <w:tr w:rsidR="006A3A45" w:rsidRPr="00B61F54" w14:paraId="7B6C8EA1" w14:textId="77777777" w:rsidTr="00816009">
        <w:tc>
          <w:tcPr>
            <w:tcW w:w="1413" w:type="dxa"/>
            <w:vAlign w:val="center"/>
          </w:tcPr>
          <w:p w14:paraId="3789EC34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41374921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發送OTP</w:t>
            </w:r>
          </w:p>
        </w:tc>
        <w:tc>
          <w:tcPr>
            <w:tcW w:w="5528" w:type="dxa"/>
          </w:tcPr>
          <w:p w14:paraId="00FD4059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產生OTP驗證碼至簡訊發送中台</w:t>
            </w:r>
          </w:p>
        </w:tc>
      </w:tr>
      <w:tr w:rsidR="006A3A45" w:rsidRPr="00B61F54" w14:paraId="1F918C61" w14:textId="77777777" w:rsidTr="00816009">
        <w:tc>
          <w:tcPr>
            <w:tcW w:w="1413" w:type="dxa"/>
            <w:vAlign w:val="center"/>
          </w:tcPr>
          <w:p w14:paraId="0EA8BEB6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7AA90848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驗證OTP</w:t>
            </w:r>
          </w:p>
        </w:tc>
        <w:tc>
          <w:tcPr>
            <w:tcW w:w="5528" w:type="dxa"/>
          </w:tcPr>
          <w:p w14:paraId="41AFACE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驗證OTP</w:t>
            </w:r>
          </w:p>
        </w:tc>
      </w:tr>
      <w:tr w:rsidR="006A3A45" w:rsidRPr="00B61F54" w14:paraId="74CF887C" w14:textId="77777777" w:rsidTr="00816009">
        <w:tc>
          <w:tcPr>
            <w:tcW w:w="1413" w:type="dxa"/>
            <w:vAlign w:val="center"/>
          </w:tcPr>
          <w:p w14:paraId="2DC32647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PP</w:t>
            </w:r>
          </w:p>
        </w:tc>
        <w:tc>
          <w:tcPr>
            <w:tcW w:w="2693" w:type="dxa"/>
          </w:tcPr>
          <w:p w14:paraId="32A03EBF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上傳證件照</w:t>
            </w:r>
          </w:p>
        </w:tc>
        <w:tc>
          <w:tcPr>
            <w:tcW w:w="5528" w:type="dxa"/>
          </w:tcPr>
          <w:p w14:paraId="4893EDC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儲存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證件照正反面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圖片</w:t>
            </w:r>
          </w:p>
        </w:tc>
      </w:tr>
      <w:tr w:rsidR="006A3A45" w:rsidRPr="00B61F54" w14:paraId="351EF7F7" w14:textId="77777777" w:rsidTr="00816009">
        <w:tc>
          <w:tcPr>
            <w:tcW w:w="1413" w:type="dxa"/>
            <w:vAlign w:val="center"/>
          </w:tcPr>
          <w:p w14:paraId="58B3FE12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0C26F0A7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上傳臉部照片</w:t>
            </w:r>
          </w:p>
        </w:tc>
        <w:tc>
          <w:tcPr>
            <w:tcW w:w="5528" w:type="dxa"/>
          </w:tcPr>
          <w:p w14:paraId="4CEAF0A9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儲存臉部照片</w:t>
            </w:r>
          </w:p>
        </w:tc>
      </w:tr>
      <w:tr w:rsidR="006A3A45" w:rsidRPr="00B61F54" w14:paraId="4EACA0A1" w14:textId="77777777" w:rsidTr="00816009">
        <w:tc>
          <w:tcPr>
            <w:tcW w:w="1413" w:type="dxa"/>
            <w:vAlign w:val="center"/>
          </w:tcPr>
          <w:p w14:paraId="2D5851C7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3045FF95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取得基本資料</w:t>
            </w:r>
          </w:p>
        </w:tc>
        <w:tc>
          <w:tcPr>
            <w:tcW w:w="5528" w:type="dxa"/>
          </w:tcPr>
          <w:p w14:paraId="086ACB21" w14:textId="0840B60F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帶入之前上傳</w:t>
            </w:r>
            <w:r w:rsidR="00B32704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基本資料</w:t>
            </w:r>
            <w:r w:rsidR="00BA7156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(斷點紀錄)</w:t>
            </w:r>
          </w:p>
        </w:tc>
      </w:tr>
      <w:tr w:rsidR="006A3A45" w:rsidRPr="00B61F54" w14:paraId="46D5D680" w14:textId="77777777" w:rsidTr="00816009">
        <w:tc>
          <w:tcPr>
            <w:tcW w:w="1413" w:type="dxa"/>
            <w:vAlign w:val="center"/>
          </w:tcPr>
          <w:p w14:paraId="4F9B1289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0B22E7A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上傳基本資料</w:t>
            </w:r>
          </w:p>
        </w:tc>
        <w:tc>
          <w:tcPr>
            <w:tcW w:w="5528" w:type="dxa"/>
          </w:tcPr>
          <w:p w14:paraId="551D3832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上傳填寫基本資料</w:t>
            </w:r>
          </w:p>
        </w:tc>
      </w:tr>
      <w:tr w:rsidR="00B32704" w:rsidRPr="00B61F54" w14:paraId="7AFA3F24" w14:textId="77777777" w:rsidTr="00816009">
        <w:tc>
          <w:tcPr>
            <w:tcW w:w="1413" w:type="dxa"/>
            <w:vAlign w:val="center"/>
          </w:tcPr>
          <w:p w14:paraId="53F44F28" w14:textId="71CA50AA" w:rsidR="00B32704" w:rsidRPr="00B61F54" w:rsidRDefault="00B32704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5E8D9EC6" w14:textId="240FEA93" w:rsidR="00B32704" w:rsidRPr="00B61F54" w:rsidRDefault="00B32704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取得金融卡資料</w:t>
            </w:r>
          </w:p>
        </w:tc>
        <w:tc>
          <w:tcPr>
            <w:tcW w:w="5528" w:type="dxa"/>
          </w:tcPr>
          <w:p w14:paraId="7A110BAF" w14:textId="051B3B8F" w:rsidR="00B32704" w:rsidRPr="00B61F54" w:rsidRDefault="00B32704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帶入之前上傳金融卡資料</w:t>
            </w:r>
            <w:r w:rsidR="000E782F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(斷點紀錄)</w:t>
            </w:r>
          </w:p>
        </w:tc>
      </w:tr>
      <w:tr w:rsidR="006A3A45" w:rsidRPr="00B61F54" w14:paraId="5E99947E" w14:textId="77777777" w:rsidTr="00816009">
        <w:tc>
          <w:tcPr>
            <w:tcW w:w="1413" w:type="dxa"/>
            <w:vAlign w:val="center"/>
          </w:tcPr>
          <w:p w14:paraId="1492CA63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5E6B024B" w14:textId="4C3F437B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上傳金融卡</w:t>
            </w:r>
            <w:r w:rsidR="00B32704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資料</w:t>
            </w:r>
          </w:p>
        </w:tc>
        <w:tc>
          <w:tcPr>
            <w:tcW w:w="5528" w:type="dxa"/>
          </w:tcPr>
          <w:p w14:paraId="4A43D847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上傳金融卡資料</w:t>
            </w:r>
          </w:p>
        </w:tc>
      </w:tr>
      <w:tr w:rsidR="006A3A45" w:rsidRPr="00B61F54" w14:paraId="5A3F2A0E" w14:textId="77777777" w:rsidTr="00816009">
        <w:trPr>
          <w:trHeight w:val="866"/>
        </w:trPr>
        <w:tc>
          <w:tcPr>
            <w:tcW w:w="1413" w:type="dxa"/>
            <w:vAlign w:val="center"/>
          </w:tcPr>
          <w:p w14:paraId="44E29F15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44FDC56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上傳使用者代碼/密碼</w:t>
            </w:r>
          </w:p>
        </w:tc>
        <w:tc>
          <w:tcPr>
            <w:tcW w:w="5528" w:type="dxa"/>
          </w:tcPr>
          <w:p w14:paraId="568A6239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上傳使用者代碼/網路密碼</w:t>
            </w:r>
          </w:p>
        </w:tc>
      </w:tr>
      <w:tr w:rsidR="00816009" w:rsidRPr="00B61F54" w14:paraId="1CF90A9F" w14:textId="77777777" w:rsidTr="00816009">
        <w:trPr>
          <w:trHeight w:val="866"/>
        </w:trPr>
        <w:tc>
          <w:tcPr>
            <w:tcW w:w="1413" w:type="dxa"/>
            <w:vAlign w:val="center"/>
          </w:tcPr>
          <w:p w14:paraId="7CF79E65" w14:textId="37DC58C1" w:rsidR="00816009" w:rsidRPr="002B3F2F" w:rsidRDefault="007418A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</w:t>
            </w:r>
            <w:proofErr w:type="gramStart"/>
            <w:r w:rsidRPr="002B3F2F">
              <w:rPr>
                <w:rFonts w:ascii="微軟正黑體" w:hAnsi="微軟正黑體" w:hint="eastAsia"/>
                <w:szCs w:val="24"/>
              </w:rPr>
              <w:t>部</w:t>
            </w:r>
            <w:proofErr w:type="gramEnd"/>
            <w:r w:rsidRPr="002B3F2F">
              <w:rPr>
                <w:rFonts w:ascii="微軟正黑體" w:hAnsi="微軟正黑體"/>
                <w:szCs w:val="24"/>
              </w:rPr>
              <w:br/>
            </w:r>
            <w:r w:rsidR="00816009" w:rsidRPr="002B3F2F">
              <w:rPr>
                <w:rFonts w:ascii="微軟正黑體" w:hAnsi="微軟正黑體" w:hint="eastAsia"/>
                <w:szCs w:val="24"/>
              </w:rPr>
              <w:lastRenderedPageBreak/>
              <w:t>人工審查</w:t>
            </w:r>
          </w:p>
        </w:tc>
        <w:tc>
          <w:tcPr>
            <w:tcW w:w="2693" w:type="dxa"/>
          </w:tcPr>
          <w:p w14:paraId="428473B0" w14:textId="2691DDF2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proofErr w:type="gramStart"/>
            <w:r w:rsidRPr="00FA1794">
              <w:rPr>
                <w:rFonts w:ascii="微軟正黑體" w:hAnsi="微軟正黑體" w:hint="eastAsia"/>
                <w:szCs w:val="24"/>
              </w:rPr>
              <w:lastRenderedPageBreak/>
              <w:t>查詢進件狀態</w:t>
            </w:r>
            <w:proofErr w:type="gramEnd"/>
            <w:r w:rsidRPr="00FA1794">
              <w:rPr>
                <w:rFonts w:ascii="微軟正黑體" w:hAnsi="微軟正黑體" w:hint="eastAsia"/>
                <w:szCs w:val="24"/>
              </w:rPr>
              <w:t>資料(</w:t>
            </w:r>
            <w:proofErr w:type="gramStart"/>
            <w:r w:rsidRPr="00FA1794">
              <w:rPr>
                <w:rFonts w:ascii="微軟正黑體" w:hAnsi="微軟正黑體" w:hint="eastAsia"/>
                <w:szCs w:val="24"/>
              </w:rPr>
              <w:t>一</w:t>
            </w:r>
            <w:proofErr w:type="gramEnd"/>
            <w:r w:rsidRPr="00FA1794">
              <w:rPr>
                <w:rFonts w:ascii="微軟正黑體" w:hAnsi="微軟正黑體" w:hint="eastAsia"/>
                <w:szCs w:val="24"/>
              </w:rPr>
              <w:t>)</w:t>
            </w:r>
          </w:p>
        </w:tc>
        <w:tc>
          <w:tcPr>
            <w:tcW w:w="5528" w:type="dxa"/>
          </w:tcPr>
          <w:p w14:paraId="6E570F76" w14:textId="6380DCA3" w:rsidR="00816009" w:rsidRPr="002B3F2F" w:rsidRDefault="00816009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人工審查</w:t>
            </w:r>
            <w:r w:rsidRPr="002B3F2F">
              <w:rPr>
                <w:rFonts w:ascii="微軟正黑體" w:hAnsi="微軟正黑體" w:hint="eastAsia"/>
              </w:rPr>
              <w:t>經辦/主管</w:t>
            </w:r>
            <w:r w:rsidRPr="002B3F2F">
              <w:rPr>
                <w:rFonts w:ascii="微軟正黑體" w:hAnsi="微軟正黑體" w:hint="eastAsia"/>
                <w:szCs w:val="24"/>
              </w:rPr>
              <w:t>查詢所需資料</w:t>
            </w:r>
          </w:p>
        </w:tc>
      </w:tr>
      <w:tr w:rsidR="00816009" w:rsidRPr="00B61F54" w14:paraId="2EA8EF30" w14:textId="77777777" w:rsidTr="00816009">
        <w:trPr>
          <w:trHeight w:val="825"/>
        </w:trPr>
        <w:tc>
          <w:tcPr>
            <w:tcW w:w="1413" w:type="dxa"/>
            <w:vAlign w:val="center"/>
          </w:tcPr>
          <w:p w14:paraId="443D4F73" w14:textId="3FE984F4" w:rsidR="00816009" w:rsidRPr="002B3F2F" w:rsidRDefault="007418A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</w:t>
            </w:r>
            <w:proofErr w:type="gramStart"/>
            <w:r w:rsidRPr="002B3F2F">
              <w:rPr>
                <w:rFonts w:ascii="微軟正黑體" w:hAnsi="微軟正黑體" w:hint="eastAsia"/>
                <w:szCs w:val="24"/>
              </w:rPr>
              <w:t>部</w:t>
            </w:r>
            <w:proofErr w:type="gramEnd"/>
            <w:r w:rsidRPr="002B3F2F">
              <w:rPr>
                <w:rFonts w:ascii="微軟正黑體" w:hAnsi="微軟正黑體"/>
                <w:szCs w:val="24"/>
              </w:rPr>
              <w:br/>
            </w:r>
            <w:r w:rsidR="00816009"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7F1DCBFC" w14:textId="29EFF54A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proofErr w:type="gramStart"/>
            <w:r w:rsidRPr="00FA1794">
              <w:rPr>
                <w:rFonts w:ascii="微軟正黑體" w:hAnsi="微軟正黑體" w:hint="eastAsia"/>
              </w:rPr>
              <w:t>查詢進件狀態</w:t>
            </w:r>
            <w:proofErr w:type="gramEnd"/>
            <w:r w:rsidRPr="00FA1794">
              <w:rPr>
                <w:rFonts w:ascii="微軟正黑體" w:hAnsi="微軟正黑體" w:hint="eastAsia"/>
              </w:rPr>
              <w:t>資料(二)</w:t>
            </w:r>
          </w:p>
        </w:tc>
        <w:tc>
          <w:tcPr>
            <w:tcW w:w="5528" w:type="dxa"/>
          </w:tcPr>
          <w:p w14:paraId="35278140" w14:textId="500B3B9A" w:rsidR="00816009" w:rsidRPr="002B3F2F" w:rsidRDefault="00D1600A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D1600A">
              <w:rPr>
                <w:rFonts w:ascii="微軟正黑體" w:hAnsi="微軟正黑體" w:hint="eastAsia"/>
              </w:rPr>
              <w:t>人工審查經辦/主管點選</w:t>
            </w:r>
            <w:proofErr w:type="gramStart"/>
            <w:r w:rsidRPr="00D1600A">
              <w:rPr>
                <w:rFonts w:ascii="微軟正黑體" w:hAnsi="微軟正黑體" w:hint="eastAsia"/>
              </w:rPr>
              <w:t>連動鈕連結</w:t>
            </w:r>
            <w:proofErr w:type="gramEnd"/>
            <w:r w:rsidRPr="00D1600A">
              <w:rPr>
                <w:rFonts w:ascii="微軟正黑體" w:hAnsi="微軟正黑體" w:hint="eastAsia"/>
              </w:rPr>
              <w:t>G3600交易</w:t>
            </w:r>
            <w:r>
              <w:rPr>
                <w:rFonts w:ascii="微軟正黑體" w:hAnsi="微軟正黑體" w:hint="eastAsia"/>
              </w:rPr>
              <w:t>時查詢資料</w:t>
            </w:r>
            <w:r w:rsidRPr="00D1600A">
              <w:rPr>
                <w:rFonts w:ascii="微軟正黑體" w:hAnsi="微軟正黑體" w:hint="eastAsia"/>
              </w:rPr>
              <w:t>。</w:t>
            </w:r>
          </w:p>
        </w:tc>
      </w:tr>
      <w:tr w:rsidR="00816009" w:rsidRPr="00B61F54" w14:paraId="2590B9F3" w14:textId="77777777" w:rsidTr="00816009">
        <w:trPr>
          <w:trHeight w:val="825"/>
        </w:trPr>
        <w:tc>
          <w:tcPr>
            <w:tcW w:w="1413" w:type="dxa"/>
            <w:vAlign w:val="center"/>
          </w:tcPr>
          <w:p w14:paraId="6C3FAA7A" w14:textId="0833E13A" w:rsidR="00816009" w:rsidRPr="002B3F2F" w:rsidRDefault="007418A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</w:t>
            </w:r>
            <w:proofErr w:type="gramStart"/>
            <w:r w:rsidRPr="002B3F2F">
              <w:rPr>
                <w:rFonts w:ascii="微軟正黑體" w:hAnsi="微軟正黑體" w:hint="eastAsia"/>
                <w:szCs w:val="24"/>
              </w:rPr>
              <w:t>部</w:t>
            </w:r>
            <w:proofErr w:type="gramEnd"/>
            <w:r w:rsidRPr="002B3F2F">
              <w:rPr>
                <w:rFonts w:ascii="微軟正黑體" w:hAnsi="微軟正黑體"/>
                <w:szCs w:val="24"/>
              </w:rPr>
              <w:br/>
            </w:r>
            <w:r w:rsidR="00816009"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617BF757" w14:textId="4FD86745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FA1794">
              <w:rPr>
                <w:rFonts w:ascii="微軟正黑體" w:hAnsi="微軟正黑體" w:hint="eastAsia"/>
              </w:rPr>
              <w:t>圖檔</w:t>
            </w:r>
          </w:p>
        </w:tc>
        <w:tc>
          <w:tcPr>
            <w:tcW w:w="5528" w:type="dxa"/>
          </w:tcPr>
          <w:p w14:paraId="6BCCA988" w14:textId="2CC12EA4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proofErr w:type="gramStart"/>
            <w:r>
              <w:rPr>
                <w:rFonts w:ascii="微軟正黑體" w:hAnsi="微軟正黑體" w:hint="eastAsia"/>
                <w:szCs w:val="24"/>
              </w:rPr>
              <w:t>取得進件資料</w:t>
            </w:r>
            <w:proofErr w:type="gramEnd"/>
            <w:r>
              <w:rPr>
                <w:rFonts w:ascii="微軟正黑體" w:hAnsi="微軟正黑體" w:hint="eastAsia"/>
                <w:szCs w:val="24"/>
              </w:rPr>
              <w:t>證件照</w:t>
            </w:r>
          </w:p>
        </w:tc>
      </w:tr>
      <w:tr w:rsidR="00FA1794" w:rsidRPr="00B61F54" w14:paraId="13A6EEE7" w14:textId="77777777" w:rsidTr="00816009">
        <w:trPr>
          <w:trHeight w:val="825"/>
        </w:trPr>
        <w:tc>
          <w:tcPr>
            <w:tcW w:w="1413" w:type="dxa"/>
            <w:vAlign w:val="center"/>
          </w:tcPr>
          <w:p w14:paraId="781AB33B" w14:textId="7BFCC75F" w:rsidR="00FA1794" w:rsidRPr="002B3F2F" w:rsidRDefault="00FA179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</w:t>
            </w:r>
            <w:proofErr w:type="gramStart"/>
            <w:r w:rsidRPr="002B3F2F">
              <w:rPr>
                <w:rFonts w:ascii="微軟正黑體" w:hAnsi="微軟正黑體" w:hint="eastAsia"/>
                <w:szCs w:val="24"/>
              </w:rPr>
              <w:t>部</w:t>
            </w:r>
            <w:proofErr w:type="gramEnd"/>
            <w:r w:rsidRPr="002B3F2F">
              <w:rPr>
                <w:rFonts w:ascii="微軟正黑體" w:hAnsi="微軟正黑體"/>
                <w:szCs w:val="24"/>
              </w:rPr>
              <w:br/>
            </w:r>
            <w:r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335AC529" w14:textId="5C7606D3" w:rsidR="00FA1794" w:rsidRPr="002B3F2F" w:rsidRDefault="00FA1794" w:rsidP="003578F8">
            <w:pPr>
              <w:jc w:val="both"/>
              <w:rPr>
                <w:rFonts w:ascii="微軟正黑體" w:hAnsi="微軟正黑體"/>
              </w:rPr>
            </w:pPr>
            <w:r w:rsidRPr="00FA1794">
              <w:rPr>
                <w:rFonts w:ascii="微軟正黑體" w:hAnsi="微軟正黑體" w:hint="eastAsia"/>
              </w:rPr>
              <w:t>更新狀態</w:t>
            </w:r>
          </w:p>
        </w:tc>
        <w:tc>
          <w:tcPr>
            <w:tcW w:w="5528" w:type="dxa"/>
          </w:tcPr>
          <w:p w14:paraId="6B4B3610" w14:textId="42B8989F" w:rsidR="003775BE" w:rsidRDefault="003775BE" w:rsidP="003578F8">
            <w:pPr>
              <w:jc w:val="both"/>
              <w:rPr>
                <w:rFonts w:ascii="微軟正黑體" w:hAnsi="微軟正黑體"/>
                <w:szCs w:val="24"/>
              </w:rPr>
            </w:pPr>
            <w:bookmarkStart w:id="11" w:name="_Hlk104993130"/>
            <w:r>
              <w:rPr>
                <w:rFonts w:ascii="微軟正黑體" w:hAnsi="微軟正黑體" w:hint="eastAsia"/>
                <w:szCs w:val="24"/>
              </w:rPr>
              <w:t>1.</w:t>
            </w:r>
            <w:r w:rsidR="00FA1794">
              <w:rPr>
                <w:rFonts w:ascii="微軟正黑體" w:hAnsi="微軟正黑體" w:hint="eastAsia"/>
                <w:szCs w:val="24"/>
              </w:rPr>
              <w:t>經辦人員評估</w:t>
            </w:r>
            <w:r w:rsidR="008E6FF7">
              <w:rPr>
                <w:rFonts w:ascii="微軟正黑體" w:hAnsi="微軟正黑體" w:hint="eastAsia"/>
                <w:szCs w:val="24"/>
              </w:rPr>
              <w:t>說明</w:t>
            </w:r>
            <w:r>
              <w:rPr>
                <w:rFonts w:ascii="微軟正黑體" w:hAnsi="微軟正黑體" w:hint="eastAsia"/>
                <w:szCs w:val="24"/>
              </w:rPr>
              <w:t>，審核作業</w:t>
            </w:r>
          </w:p>
          <w:p w14:paraId="3C4A90EF" w14:textId="5511FA55" w:rsidR="00FA1794" w:rsidRPr="002B3F2F" w:rsidRDefault="003775BE" w:rsidP="003578F8">
            <w:pPr>
              <w:jc w:val="both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hAnsi="微軟正黑體" w:hint="eastAsia"/>
                <w:szCs w:val="24"/>
              </w:rPr>
              <w:t>2.</w:t>
            </w:r>
            <w:r w:rsidR="008E6FF7" w:rsidRPr="002B3F2F">
              <w:rPr>
                <w:rFonts w:ascii="微軟正黑體" w:hAnsi="微軟正黑體" w:hint="eastAsia"/>
                <w:szCs w:val="24"/>
              </w:rPr>
              <w:t>主管</w:t>
            </w:r>
            <w:r w:rsidR="00FA1794">
              <w:rPr>
                <w:rFonts w:ascii="微軟正黑體" w:hAnsi="微軟正黑體" w:hint="eastAsia"/>
                <w:szCs w:val="24"/>
              </w:rPr>
              <w:t>簽核意見</w:t>
            </w:r>
            <w:r w:rsidR="00FA1794" w:rsidRPr="002B3F2F">
              <w:rPr>
                <w:rFonts w:ascii="微軟正黑體" w:hAnsi="微軟正黑體" w:hint="eastAsia"/>
              </w:rPr>
              <w:t>，</w:t>
            </w:r>
            <w:r w:rsidR="00FA1794" w:rsidRPr="002B3F2F">
              <w:rPr>
                <w:rFonts w:ascii="微軟正黑體" w:hAnsi="微軟正黑體" w:hint="eastAsia"/>
                <w:szCs w:val="24"/>
              </w:rPr>
              <w:t>修改案件狀態</w:t>
            </w:r>
            <w:bookmarkEnd w:id="11"/>
          </w:p>
        </w:tc>
      </w:tr>
    </w:tbl>
    <w:p w14:paraId="3D6464BB" w14:textId="77777777" w:rsidR="00675D64" w:rsidRPr="00B61F54" w:rsidRDefault="00675D64" w:rsidP="00675D64">
      <w:pPr>
        <w:jc w:val="both"/>
        <w:rPr>
          <w:rFonts w:ascii="微軟正黑體" w:hAnsi="微軟正黑體"/>
          <w:color w:val="000000" w:themeColor="text1"/>
          <w:sz w:val="36"/>
          <w:szCs w:val="36"/>
        </w:rPr>
      </w:pPr>
    </w:p>
    <w:p w14:paraId="786E97DF" w14:textId="0FD9B1FB" w:rsidR="00675D64" w:rsidRPr="00B61F54" w:rsidRDefault="00675D64" w:rsidP="007E70AE">
      <w:pPr>
        <w:pStyle w:val="2"/>
        <w:rPr>
          <w:rFonts w:ascii="微軟正黑體" w:hAnsi="微軟正黑體"/>
        </w:rPr>
      </w:pPr>
      <w:bookmarkStart w:id="12" w:name="_Toc105516363"/>
      <w:r w:rsidRPr="00B61F54">
        <w:rPr>
          <w:rFonts w:ascii="微軟正黑體" w:hAnsi="微軟正黑體" w:hint="eastAsia"/>
        </w:rPr>
        <w:t>外部API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6804"/>
      </w:tblGrid>
      <w:tr w:rsidR="008B2B3E" w:rsidRPr="00B61F54" w14:paraId="46F26E53" w14:textId="77777777" w:rsidTr="004F2411">
        <w:trPr>
          <w:tblHeader/>
        </w:trPr>
        <w:tc>
          <w:tcPr>
            <w:tcW w:w="1271" w:type="dxa"/>
            <w:shd w:val="clear" w:color="auto" w:fill="D9E2F3" w:themeFill="accent1" w:themeFillTint="33"/>
          </w:tcPr>
          <w:p w14:paraId="45C54517" w14:textId="54C689A5" w:rsidR="008B2B3E" w:rsidRPr="00B61F54" w:rsidRDefault="00AE24D9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呼叫</w:t>
            </w:r>
            <w:r w:rsidR="005F0099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端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3BF85F98" w14:textId="77777777" w:rsidR="008B2B3E" w:rsidRPr="00B61F54" w:rsidRDefault="008B2B3E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目的地</w:t>
            </w:r>
          </w:p>
        </w:tc>
        <w:tc>
          <w:tcPr>
            <w:tcW w:w="6804" w:type="dxa"/>
            <w:shd w:val="clear" w:color="auto" w:fill="D9E2F3" w:themeFill="accent1" w:themeFillTint="33"/>
          </w:tcPr>
          <w:p w14:paraId="427814B3" w14:textId="363E8E53" w:rsidR="008B2B3E" w:rsidRPr="00B61F54" w:rsidRDefault="008B2B3E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功能目標</w:t>
            </w:r>
          </w:p>
        </w:tc>
      </w:tr>
      <w:tr w:rsidR="005130DA" w:rsidRPr="00B61F54" w14:paraId="30131A8B" w14:textId="77777777" w:rsidTr="004F2411">
        <w:tc>
          <w:tcPr>
            <w:tcW w:w="1271" w:type="dxa"/>
          </w:tcPr>
          <w:p w14:paraId="5D7F514C" w14:textId="6CA93212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API中台</w:t>
            </w:r>
          </w:p>
        </w:tc>
        <w:tc>
          <w:tcPr>
            <w:tcW w:w="1559" w:type="dxa"/>
          </w:tcPr>
          <w:p w14:paraId="785EC711" w14:textId="31F2DD91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proofErr w:type="spellStart"/>
            <w:r w:rsidRPr="00D702A5">
              <w:rPr>
                <w:rFonts w:ascii="微軟正黑體" w:hAnsi="微軟正黑體" w:hint="eastAsia"/>
              </w:rPr>
              <w:t>Tr</w:t>
            </w:r>
            <w:r w:rsidRPr="00D702A5">
              <w:rPr>
                <w:rFonts w:ascii="微軟正黑體" w:hAnsi="微軟正黑體"/>
              </w:rPr>
              <w:t>ueID</w:t>
            </w:r>
            <w:proofErr w:type="spellEnd"/>
            <w:r w:rsidRPr="00D702A5">
              <w:rPr>
                <w:rFonts w:ascii="微軟正黑體" w:hAnsi="微軟正黑體" w:hint="eastAsia"/>
              </w:rPr>
              <w:t>驗證</w:t>
            </w:r>
          </w:p>
        </w:tc>
        <w:tc>
          <w:tcPr>
            <w:tcW w:w="6804" w:type="dxa"/>
          </w:tcPr>
          <w:p w14:paraId="6707DE0B" w14:textId="4D2AD56C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呼叫永豐</w:t>
            </w:r>
            <w:proofErr w:type="spellStart"/>
            <w:r w:rsidRPr="00D702A5">
              <w:rPr>
                <w:rFonts w:ascii="微軟正黑體" w:hAnsi="微軟正黑體" w:hint="eastAsia"/>
                <w:szCs w:val="24"/>
              </w:rPr>
              <w:t>TrueID</w:t>
            </w:r>
            <w:proofErr w:type="spellEnd"/>
            <w:r w:rsidRPr="00D702A5">
              <w:rPr>
                <w:rFonts w:ascii="微軟正黑體" w:hAnsi="微軟正黑體" w:hint="eastAsia"/>
                <w:szCs w:val="24"/>
              </w:rPr>
              <w:t>系統進行</w:t>
            </w:r>
            <w:r w:rsidRPr="00D702A5">
              <w:rPr>
                <w:rFonts w:ascii="微軟正黑體" w:hAnsi="微軟正黑體" w:hint="eastAsia"/>
              </w:rPr>
              <w:t>驗證，共六支API</w:t>
            </w:r>
          </w:p>
        </w:tc>
      </w:tr>
      <w:tr w:rsidR="005130DA" w:rsidRPr="00B61F54" w14:paraId="6A45D974" w14:textId="77777777" w:rsidTr="004F2411">
        <w:tc>
          <w:tcPr>
            <w:tcW w:w="1271" w:type="dxa"/>
          </w:tcPr>
          <w:p w14:paraId="7908EFD1" w14:textId="7F4A7097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API中台</w:t>
            </w:r>
          </w:p>
        </w:tc>
        <w:tc>
          <w:tcPr>
            <w:tcW w:w="1559" w:type="dxa"/>
          </w:tcPr>
          <w:p w14:paraId="66E50EA6" w14:textId="65CE4152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取得外部OTP</w:t>
            </w:r>
          </w:p>
        </w:tc>
        <w:tc>
          <w:tcPr>
            <w:tcW w:w="6804" w:type="dxa"/>
          </w:tcPr>
          <w:p w14:paraId="7C6FDB88" w14:textId="34ACD95B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呼叫API取得OTP</w:t>
            </w:r>
          </w:p>
        </w:tc>
      </w:tr>
      <w:tr w:rsidR="005130DA" w:rsidRPr="00B61F54" w14:paraId="19F1A538" w14:textId="77777777" w:rsidTr="004F2411">
        <w:tc>
          <w:tcPr>
            <w:tcW w:w="1271" w:type="dxa"/>
          </w:tcPr>
          <w:p w14:paraId="0A6B1988" w14:textId="661B477B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API中台</w:t>
            </w:r>
          </w:p>
        </w:tc>
        <w:tc>
          <w:tcPr>
            <w:tcW w:w="1559" w:type="dxa"/>
          </w:tcPr>
          <w:p w14:paraId="49BF338C" w14:textId="3F922834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驗證外部OTP</w:t>
            </w:r>
          </w:p>
        </w:tc>
        <w:tc>
          <w:tcPr>
            <w:tcW w:w="6804" w:type="dxa"/>
          </w:tcPr>
          <w:p w14:paraId="47296417" w14:textId="651D29A8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呼叫API驗證OTP</w:t>
            </w:r>
          </w:p>
        </w:tc>
      </w:tr>
      <w:tr w:rsidR="005130DA" w:rsidRPr="00B61F54" w14:paraId="46AB3F16" w14:textId="77777777" w:rsidTr="004F2411">
        <w:tc>
          <w:tcPr>
            <w:tcW w:w="1271" w:type="dxa"/>
          </w:tcPr>
          <w:p w14:paraId="1AABCE9F" w14:textId="263BFB15" w:rsidR="005130DA" w:rsidRPr="00D939A6" w:rsidRDefault="005130DA" w:rsidP="005130DA">
            <w:pPr>
              <w:jc w:val="both"/>
              <w:rPr>
                <w:rFonts w:ascii="微軟正黑體" w:hAnsi="微軟正黑體"/>
                <w:strike/>
                <w:color w:val="FF0000"/>
                <w:szCs w:val="24"/>
              </w:rPr>
            </w:pPr>
            <w:r w:rsidRPr="00D939A6">
              <w:rPr>
                <w:rFonts w:ascii="微軟正黑體" w:hAnsi="微軟正黑體" w:hint="eastAsia"/>
                <w:strike/>
                <w:color w:val="FF0000"/>
                <w:szCs w:val="24"/>
              </w:rPr>
              <w:t>API中台</w:t>
            </w:r>
          </w:p>
        </w:tc>
        <w:tc>
          <w:tcPr>
            <w:tcW w:w="1559" w:type="dxa"/>
          </w:tcPr>
          <w:p w14:paraId="4C226AB9" w14:textId="661C2A92" w:rsidR="005130DA" w:rsidRPr="00D939A6" w:rsidRDefault="005130DA" w:rsidP="005130DA">
            <w:pPr>
              <w:jc w:val="both"/>
              <w:rPr>
                <w:rFonts w:ascii="微軟正黑體" w:hAnsi="微軟正黑體"/>
                <w:strike/>
                <w:color w:val="FF0000"/>
                <w:szCs w:val="24"/>
              </w:rPr>
            </w:pPr>
            <w:r w:rsidRPr="00D939A6">
              <w:rPr>
                <w:rFonts w:ascii="微軟正黑體" w:hAnsi="微軟正黑體" w:hint="eastAsia"/>
                <w:strike/>
                <w:color w:val="FF0000"/>
                <w:szCs w:val="24"/>
              </w:rPr>
              <w:t>B2C</w:t>
            </w:r>
          </w:p>
        </w:tc>
        <w:tc>
          <w:tcPr>
            <w:tcW w:w="6804" w:type="dxa"/>
          </w:tcPr>
          <w:p w14:paraId="5F65278D" w14:textId="619A09FD" w:rsidR="005130DA" w:rsidRPr="00D939A6" w:rsidRDefault="005130DA" w:rsidP="005130DA">
            <w:pPr>
              <w:jc w:val="both"/>
              <w:rPr>
                <w:rFonts w:ascii="微軟正黑體" w:hAnsi="微軟正黑體"/>
                <w:strike/>
                <w:color w:val="FF0000"/>
                <w:szCs w:val="24"/>
              </w:rPr>
            </w:pPr>
            <w:r w:rsidRPr="00D939A6">
              <w:rPr>
                <w:rFonts w:ascii="微軟正黑體" w:hAnsi="微軟正黑體" w:hint="eastAsia"/>
                <w:strike/>
                <w:color w:val="FF0000"/>
                <w:szCs w:val="24"/>
              </w:rPr>
              <w:t>確認是否為已存在B2C會員</w:t>
            </w:r>
          </w:p>
        </w:tc>
      </w:tr>
      <w:tr w:rsidR="005130DA" w:rsidRPr="00B61F54" w14:paraId="5F4C2BEC" w14:textId="77777777" w:rsidTr="004F2411">
        <w:tc>
          <w:tcPr>
            <w:tcW w:w="1271" w:type="dxa"/>
          </w:tcPr>
          <w:p w14:paraId="0EBB8697" w14:textId="0C71323B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  <w:highlight w:val="yellow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API中台</w:t>
            </w:r>
          </w:p>
        </w:tc>
        <w:tc>
          <w:tcPr>
            <w:tcW w:w="1559" w:type="dxa"/>
          </w:tcPr>
          <w:p w14:paraId="4B27016F" w14:textId="48352CBB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CIF-VN</w:t>
            </w:r>
          </w:p>
        </w:tc>
        <w:tc>
          <w:tcPr>
            <w:tcW w:w="6804" w:type="dxa"/>
          </w:tcPr>
          <w:p w14:paraId="326ECA1B" w14:textId="5319786D" w:rsidR="005130DA" w:rsidRPr="00E07D37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確認是否已有既有CIF資料</w:t>
            </w:r>
          </w:p>
        </w:tc>
      </w:tr>
      <w:tr w:rsidR="005130DA" w:rsidRPr="00B61F54" w14:paraId="065FD26B" w14:textId="77777777" w:rsidTr="004F2411">
        <w:tc>
          <w:tcPr>
            <w:tcW w:w="1271" w:type="dxa"/>
          </w:tcPr>
          <w:p w14:paraId="76AC4987" w14:textId="5F9C1619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API中台</w:t>
            </w:r>
          </w:p>
        </w:tc>
        <w:tc>
          <w:tcPr>
            <w:tcW w:w="1559" w:type="dxa"/>
          </w:tcPr>
          <w:p w14:paraId="4A8DB5E8" w14:textId="205E98B7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KALAPA</w:t>
            </w:r>
          </w:p>
        </w:tc>
        <w:tc>
          <w:tcPr>
            <w:tcW w:w="6804" w:type="dxa"/>
          </w:tcPr>
          <w:p w14:paraId="3988547B" w14:textId="1A76C5A8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KALAPA檢核，傳入及接收，皆採用AES</w:t>
            </w:r>
          </w:p>
        </w:tc>
      </w:tr>
      <w:tr w:rsidR="005130DA" w:rsidRPr="00B61F54" w14:paraId="2EDE830C" w14:textId="77777777" w:rsidTr="004F2411">
        <w:tc>
          <w:tcPr>
            <w:tcW w:w="1271" w:type="dxa"/>
          </w:tcPr>
          <w:p w14:paraId="2517F99C" w14:textId="0CE7CAF5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lastRenderedPageBreak/>
              <w:t>API中台</w:t>
            </w:r>
          </w:p>
        </w:tc>
        <w:tc>
          <w:tcPr>
            <w:tcW w:w="1559" w:type="dxa"/>
          </w:tcPr>
          <w:p w14:paraId="23CFABFE" w14:textId="49E5BCBE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AML黑名單</w:t>
            </w:r>
          </w:p>
        </w:tc>
        <w:tc>
          <w:tcPr>
            <w:tcW w:w="6804" w:type="dxa"/>
          </w:tcPr>
          <w:p w14:paraId="7105EC56" w14:textId="02526166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黑名單檢核</w:t>
            </w:r>
          </w:p>
        </w:tc>
      </w:tr>
      <w:tr w:rsidR="005130DA" w:rsidRPr="00B61F54" w14:paraId="7FB228EF" w14:textId="77777777" w:rsidTr="004F2411">
        <w:tc>
          <w:tcPr>
            <w:tcW w:w="1271" w:type="dxa"/>
          </w:tcPr>
          <w:p w14:paraId="2956309D" w14:textId="1E77CE29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6A93B4EC" w14:textId="51D35A06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/>
                <w:color w:val="000000"/>
              </w:rPr>
              <w:t>G3000</w:t>
            </w:r>
          </w:p>
        </w:tc>
        <w:tc>
          <w:tcPr>
            <w:tcW w:w="6804" w:type="dxa"/>
          </w:tcPr>
          <w:p w14:paraId="3F90C349" w14:textId="67C1FD8E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CIF自動化建檔</w:t>
            </w:r>
          </w:p>
        </w:tc>
      </w:tr>
      <w:tr w:rsidR="005130DA" w:rsidRPr="00B61F54" w14:paraId="73A50EFD" w14:textId="77777777" w:rsidTr="004F2411">
        <w:tc>
          <w:tcPr>
            <w:tcW w:w="1271" w:type="dxa"/>
          </w:tcPr>
          <w:p w14:paraId="70D95846" w14:textId="7D925A73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5D1C7495" w14:textId="3CE00135" w:rsidR="005130DA" w:rsidRPr="00B61F54" w:rsidRDefault="005130DA" w:rsidP="005130DA">
            <w:pPr>
              <w:widowControl/>
              <w:jc w:val="both"/>
              <w:rPr>
                <w:rFonts w:ascii="微軟正黑體" w:hAnsi="微軟正黑體"/>
                <w:color w:val="000000"/>
              </w:rPr>
            </w:pPr>
            <w:r w:rsidRPr="00B61F54">
              <w:rPr>
                <w:rFonts w:ascii="微軟正黑體" w:hAnsi="微軟正黑體" w:hint="eastAsia"/>
                <w:color w:val="000000"/>
              </w:rPr>
              <w:t>P3000</w:t>
            </w:r>
          </w:p>
        </w:tc>
        <w:tc>
          <w:tcPr>
            <w:tcW w:w="6804" w:type="dxa"/>
          </w:tcPr>
          <w:p w14:paraId="27B15B69" w14:textId="70FC8DCE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VND自動化開戶</w:t>
            </w:r>
          </w:p>
        </w:tc>
      </w:tr>
      <w:tr w:rsidR="004F2411" w:rsidRPr="00B61F54" w14:paraId="3768E448" w14:textId="77777777" w:rsidTr="004F2411">
        <w:tc>
          <w:tcPr>
            <w:tcW w:w="1271" w:type="dxa"/>
          </w:tcPr>
          <w:p w14:paraId="7C18633B" w14:textId="0A2345E3" w:rsidR="004F2411" w:rsidRPr="00D702A5" w:rsidRDefault="004F2411" w:rsidP="004F2411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063CC041" w14:textId="77777777" w:rsidR="004F2411" w:rsidRPr="00D702A5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簡訊中台</w:t>
            </w:r>
          </w:p>
          <w:p w14:paraId="4EA3DA53" w14:textId="63A82639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修改狀態、通知結果</w:t>
            </w:r>
          </w:p>
        </w:tc>
        <w:tc>
          <w:tcPr>
            <w:tcW w:w="6804" w:type="dxa"/>
          </w:tcPr>
          <w:p w14:paraId="44CF43C8" w14:textId="77777777" w:rsidR="004F2411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發送簡訊</w:t>
            </w:r>
          </w:p>
          <w:p w14:paraId="7EFB80C9" w14:textId="5E6818C9" w:rsidR="004F2411" w:rsidRPr="00785C92" w:rsidRDefault="004F2411" w:rsidP="004F2411">
            <w:pPr>
              <w:jc w:val="both"/>
              <w:rPr>
                <w:rFonts w:ascii="微軟正黑體" w:hAnsi="微軟正黑體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定時s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eek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進件暫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存資料表(</w:t>
            </w:r>
            <w:proofErr w:type="spellStart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IncomingTemp</w:t>
            </w:r>
            <w:proofErr w:type="spellEnd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)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，取得通過或未通過(主管核准)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之進件資料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，通知客戶審查結果，並將資料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寫入進件資料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表(</w:t>
            </w:r>
            <w:proofErr w:type="spellStart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IncomingData</w:t>
            </w:r>
            <w:proofErr w:type="spell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)</w:t>
            </w:r>
          </w:p>
        </w:tc>
      </w:tr>
      <w:tr w:rsidR="004F2411" w:rsidRPr="00B61F54" w14:paraId="42FC1535" w14:textId="77777777" w:rsidTr="004F2411">
        <w:tc>
          <w:tcPr>
            <w:tcW w:w="1271" w:type="dxa"/>
          </w:tcPr>
          <w:p w14:paraId="28ACC02E" w14:textId="5A8BBBA6" w:rsidR="004F2411" w:rsidRPr="00D702A5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3DAAA6F9" w14:textId="77777777" w:rsidR="004F2411" w:rsidRPr="00D702A5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D702A5">
              <w:rPr>
                <w:rFonts w:ascii="微軟正黑體" w:hAnsi="微軟正黑體"/>
                <w:color w:val="000000" w:themeColor="text1"/>
                <w:szCs w:val="24"/>
              </w:rPr>
              <w:t>Email</w:t>
            </w: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 xml:space="preserve"> DB</w:t>
            </w:r>
          </w:p>
          <w:p w14:paraId="06557CC1" w14:textId="56D465DD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  <w:color w:val="0070C0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修改狀態、通知結果</w:t>
            </w:r>
          </w:p>
        </w:tc>
        <w:tc>
          <w:tcPr>
            <w:tcW w:w="6804" w:type="dxa"/>
          </w:tcPr>
          <w:p w14:paraId="2D54AD19" w14:textId="77777777" w:rsidR="004F2411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寫入Em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 xml:space="preserve">ail 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DB，用來發送e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mail</w:t>
            </w:r>
          </w:p>
          <w:p w14:paraId="189FBC00" w14:textId="24815B72" w:rsidR="004F2411" w:rsidRPr="00B61F54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定時s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eek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進件暫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存資料表(</w:t>
            </w:r>
            <w:proofErr w:type="spellStart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IncomingTemp</w:t>
            </w:r>
            <w:proofErr w:type="spellEnd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)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，取得通過或未通過(主管核准)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之進件資料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，通知客戶審查結果，並將資料</w:t>
            </w:r>
            <w:proofErr w:type="gramStart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寫入進件資料</w:t>
            </w:r>
            <w:proofErr w:type="gram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表(</w:t>
            </w:r>
            <w:proofErr w:type="spellStart"/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IncomingData</w:t>
            </w:r>
            <w:proofErr w:type="spellEnd"/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)</w:t>
            </w:r>
          </w:p>
        </w:tc>
      </w:tr>
      <w:tr w:rsidR="004F2411" w:rsidRPr="00B61F54" w14:paraId="2EFF7FDE" w14:textId="77777777" w:rsidTr="004F2411">
        <w:tc>
          <w:tcPr>
            <w:tcW w:w="1271" w:type="dxa"/>
          </w:tcPr>
          <w:p w14:paraId="7D5076F6" w14:textId="23DA90E1" w:rsidR="004F2411" w:rsidRPr="00D702A5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12F0B97A" w14:textId="12F4D225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  <w:color w:val="0070C0"/>
              </w:rPr>
            </w:pPr>
            <w:r w:rsidRPr="00D702A5">
              <w:rPr>
                <w:rFonts w:ascii="微軟正黑體" w:hAnsi="微軟正黑體" w:hint="eastAsia"/>
              </w:rPr>
              <w:t>ATM金融卡</w:t>
            </w:r>
          </w:p>
        </w:tc>
        <w:tc>
          <w:tcPr>
            <w:tcW w:w="6804" w:type="dxa"/>
          </w:tcPr>
          <w:p w14:paraId="38083C56" w14:textId="552E9714" w:rsidR="004F2411" w:rsidRPr="00B61F54" w:rsidRDefault="004F2411" w:rsidP="004F2411">
            <w:pPr>
              <w:jc w:val="both"/>
              <w:rPr>
                <w:rFonts w:ascii="微軟正黑體" w:hAnsi="微軟正黑體"/>
                <w:color w:val="0070C0"/>
              </w:rPr>
            </w:pPr>
            <w:r w:rsidRPr="00F32EFD">
              <w:rPr>
                <w:rFonts w:ascii="微軟正黑體" w:hAnsi="微軟正黑體" w:hint="eastAsia"/>
                <w:szCs w:val="24"/>
              </w:rPr>
              <w:t>申請金融卡</w:t>
            </w:r>
          </w:p>
        </w:tc>
      </w:tr>
      <w:tr w:rsidR="004F2411" w:rsidRPr="00B61F54" w14:paraId="665DAEFF" w14:textId="77777777" w:rsidTr="004F2411">
        <w:tc>
          <w:tcPr>
            <w:tcW w:w="1271" w:type="dxa"/>
          </w:tcPr>
          <w:p w14:paraId="4B1434F2" w14:textId="6CFE584E" w:rsidR="004F2411" w:rsidRPr="00D702A5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614015E8" w14:textId="748E8C4A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  <w:color w:val="0070C0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B2C</w:t>
            </w:r>
          </w:p>
        </w:tc>
        <w:tc>
          <w:tcPr>
            <w:tcW w:w="6804" w:type="dxa"/>
          </w:tcPr>
          <w:p w14:paraId="729557FE" w14:textId="1BA8D8B7" w:rsidR="004F2411" w:rsidRPr="00B61F54" w:rsidRDefault="004F2411" w:rsidP="004F2411">
            <w:pPr>
              <w:jc w:val="both"/>
              <w:rPr>
                <w:rFonts w:ascii="微軟正黑體" w:hAnsi="微軟正黑體"/>
                <w:color w:val="0070C0"/>
              </w:rPr>
            </w:pPr>
            <w:r w:rsidRPr="00163EB0">
              <w:rPr>
                <w:rFonts w:ascii="微軟正黑體" w:hAnsi="微軟正黑體" w:hint="eastAsia"/>
                <w:color w:val="000000" w:themeColor="text1"/>
                <w:szCs w:val="24"/>
              </w:rPr>
              <w:t>回寫B2C會員資料庫</w:t>
            </w:r>
          </w:p>
        </w:tc>
      </w:tr>
      <w:tr w:rsidR="004F2411" w:rsidRPr="00B61F54" w14:paraId="2EB68CFA" w14:textId="77777777" w:rsidTr="004F2411">
        <w:tc>
          <w:tcPr>
            <w:tcW w:w="1271" w:type="dxa"/>
          </w:tcPr>
          <w:p w14:paraId="4B3BD9B4" w14:textId="738DED80" w:rsidR="004F2411" w:rsidRPr="00410E60" w:rsidRDefault="004F2411" w:rsidP="004F2411">
            <w:pPr>
              <w:jc w:val="both"/>
              <w:rPr>
                <w:rFonts w:ascii="微軟正黑體" w:hAnsi="微軟正黑體"/>
                <w:szCs w:val="24"/>
              </w:rPr>
            </w:pPr>
            <w:r w:rsidRPr="00410E60">
              <w:rPr>
                <w:rFonts w:ascii="微軟正黑體" w:hAnsi="微軟正黑體" w:hint="eastAsia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521BA395" w14:textId="12F4CC0E" w:rsidR="004F2411" w:rsidRPr="00410E60" w:rsidRDefault="004F2411" w:rsidP="004F2411">
            <w:pPr>
              <w:widowControl/>
              <w:jc w:val="both"/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 w:hint="eastAsia"/>
              </w:rPr>
              <w:t>通知IT</w:t>
            </w:r>
          </w:p>
        </w:tc>
        <w:tc>
          <w:tcPr>
            <w:tcW w:w="6804" w:type="dxa"/>
          </w:tcPr>
          <w:p w14:paraId="095F7921" w14:textId="71671BD2" w:rsidR="004F2411" w:rsidRPr="00410E60" w:rsidRDefault="004F2411" w:rsidP="004F2411">
            <w:pPr>
              <w:jc w:val="both"/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 w:hint="eastAsia"/>
              </w:rPr>
              <w:t>直接將特定E</w:t>
            </w:r>
            <w:r w:rsidRPr="00410E60">
              <w:rPr>
                <w:rFonts w:ascii="微軟正黑體" w:hAnsi="微軟正黑體"/>
              </w:rPr>
              <w:t>mail</w:t>
            </w:r>
            <w:r w:rsidRPr="00410E60">
              <w:rPr>
                <w:rFonts w:ascii="微軟正黑體" w:hAnsi="微軟正黑體" w:hint="eastAsia"/>
              </w:rPr>
              <w:t>帳號(永豐提供)、發信內容寫入</w:t>
            </w:r>
            <w:proofErr w:type="spellStart"/>
            <w:r w:rsidRPr="00410E60">
              <w:rPr>
                <w:rFonts w:ascii="微軟正黑體" w:hAnsi="微軟正黑體" w:hint="eastAsia"/>
              </w:rPr>
              <w:t>Ma</w:t>
            </w:r>
            <w:r w:rsidRPr="00410E60">
              <w:rPr>
                <w:rFonts w:ascii="微軟正黑體" w:hAnsi="微軟正黑體"/>
              </w:rPr>
              <w:t>il</w:t>
            </w:r>
            <w:r w:rsidRPr="00410E60">
              <w:rPr>
                <w:rFonts w:ascii="微軟正黑體" w:hAnsi="微軟正黑體" w:hint="eastAsia"/>
              </w:rPr>
              <w:t>DB</w:t>
            </w:r>
            <w:proofErr w:type="spellEnd"/>
          </w:p>
        </w:tc>
      </w:tr>
    </w:tbl>
    <w:p w14:paraId="3190E64A" w14:textId="77777777" w:rsidR="00B61F54" w:rsidRPr="00B61F54" w:rsidRDefault="00B61F54" w:rsidP="00B61F54">
      <w:pPr>
        <w:rPr>
          <w:rFonts w:ascii="微軟正黑體" w:hAnsi="微軟正黑體"/>
        </w:rPr>
      </w:pPr>
    </w:p>
    <w:p w14:paraId="2D8B11AF" w14:textId="77777777" w:rsidR="00236838" w:rsidRDefault="00236838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>
        <w:rPr>
          <w:rFonts w:ascii="微軟正黑體" w:hAnsi="微軟正黑體"/>
        </w:rPr>
        <w:br w:type="page"/>
      </w:r>
    </w:p>
    <w:p w14:paraId="3F0576F0" w14:textId="71538E68" w:rsidR="00CA2810" w:rsidRPr="00B61F54" w:rsidRDefault="00CA2810" w:rsidP="00CA2810">
      <w:pPr>
        <w:pStyle w:val="1"/>
        <w:rPr>
          <w:rFonts w:ascii="微軟正黑體" w:hAnsi="微軟正黑體"/>
        </w:rPr>
      </w:pPr>
      <w:bookmarkStart w:id="13" w:name="_Toc105516364"/>
      <w:r w:rsidRPr="00B61F54">
        <w:rPr>
          <w:rFonts w:ascii="微軟正黑體" w:hAnsi="微軟正黑體" w:hint="eastAsia"/>
        </w:rPr>
        <w:lastRenderedPageBreak/>
        <w:t>中台API</w:t>
      </w:r>
      <w:r w:rsidR="00EB54E0" w:rsidRPr="00B61F54">
        <w:rPr>
          <w:rFonts w:ascii="微軟正黑體" w:hAnsi="微軟正黑體"/>
        </w:rPr>
        <w:t>/</w:t>
      </w:r>
      <w:r w:rsidR="00EB54E0" w:rsidRPr="00B61F54">
        <w:rPr>
          <w:rFonts w:ascii="微軟正黑體" w:hAnsi="微軟正黑體" w:hint="eastAsia"/>
        </w:rPr>
        <w:t>排程</w:t>
      </w:r>
      <w:r w:rsidRPr="00B61F54">
        <w:rPr>
          <w:rFonts w:ascii="微軟正黑體" w:hAnsi="微軟正黑體" w:hint="eastAsia"/>
        </w:rPr>
        <w:t>詳細規格</w:t>
      </w:r>
      <w:bookmarkEnd w:id="13"/>
    </w:p>
    <w:p w14:paraId="1BF31DFC" w14:textId="5147DBA3" w:rsidR="00BB644B" w:rsidRDefault="00BB644B" w:rsidP="001F1A11">
      <w:pPr>
        <w:pStyle w:val="2"/>
        <w:numPr>
          <w:ilvl w:val="0"/>
          <w:numId w:val="18"/>
        </w:numPr>
        <w:rPr>
          <w:color w:val="434343"/>
        </w:rPr>
      </w:pPr>
      <w:bookmarkStart w:id="14" w:name="_Toc101800713"/>
      <w:bookmarkStart w:id="15" w:name="_Toc105516365"/>
      <w:r w:rsidRPr="00745CE0">
        <w:rPr>
          <w:rFonts w:ascii="Arial Unicode MS" w:eastAsia="Arial Unicode MS" w:hAnsi="Arial Unicode MS" w:cs="Arial Unicode MS"/>
          <w:color w:val="434343"/>
        </w:rPr>
        <w:t>取得</w:t>
      </w:r>
      <w:proofErr w:type="spellStart"/>
      <w:r w:rsidRPr="00745CE0">
        <w:rPr>
          <w:rFonts w:ascii="Arial Unicode MS" w:eastAsia="Arial Unicode MS" w:hAnsi="Arial Unicode MS" w:cs="Arial Unicode MS"/>
          <w:color w:val="434343"/>
        </w:rPr>
        <w:t>EndToEnd</w:t>
      </w:r>
      <w:proofErr w:type="spellEnd"/>
      <w:r w:rsidRPr="00745CE0">
        <w:rPr>
          <w:rFonts w:ascii="Arial Unicode MS" w:eastAsia="Arial Unicode MS" w:hAnsi="Arial Unicode MS" w:cs="Arial Unicode MS"/>
          <w:color w:val="434343"/>
        </w:rPr>
        <w:t>公</w:t>
      </w:r>
      <w:proofErr w:type="gramStart"/>
      <w:r w:rsidRPr="00745CE0">
        <w:rPr>
          <w:rFonts w:ascii="Arial Unicode MS" w:eastAsia="Arial Unicode MS" w:hAnsi="Arial Unicode MS" w:cs="Arial Unicode MS"/>
          <w:color w:val="434343"/>
        </w:rPr>
        <w:t>鑰</w:t>
      </w:r>
      <w:bookmarkEnd w:id="15"/>
      <w:proofErr w:type="gramEnd"/>
    </w:p>
    <w:p w14:paraId="4F4D914D" w14:textId="77777777" w:rsidR="00BB644B" w:rsidRPr="00B61F54" w:rsidRDefault="00EC16EA" w:rsidP="00BB644B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5FF543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159A44F" w14:textId="77777777" w:rsidR="00BB644B" w:rsidRDefault="00BB644B" w:rsidP="00BB644B">
      <w:r>
        <w:rPr>
          <w:rFonts w:ascii="Arial Unicode MS" w:eastAsia="Arial Unicode MS" w:hAnsi="Arial Unicode MS" w:cs="Arial Unicode MS"/>
          <w:b/>
          <w:color w:val="434343"/>
          <w:szCs w:val="24"/>
        </w:rPr>
        <w:t>說明</w:t>
      </w:r>
    </w:p>
    <w:p w14:paraId="47014789" w14:textId="77777777" w:rsidR="00BB644B" w:rsidRDefault="00BB644B" w:rsidP="00BB644B">
      <w:pPr>
        <w:widowControl/>
        <w:numPr>
          <w:ilvl w:val="0"/>
          <w:numId w:val="34"/>
        </w:numPr>
        <w:spacing w:line="480" w:lineRule="auto"/>
      </w:pPr>
      <w:r>
        <w:rPr>
          <w:rFonts w:ascii="Arial Unicode MS" w:eastAsia="Arial Unicode MS" w:hAnsi="Arial Unicode MS" w:cs="Arial Unicode MS"/>
          <w:szCs w:val="24"/>
        </w:rPr>
        <w:t>API路徑: /</w:t>
      </w:r>
      <w:proofErr w:type="spellStart"/>
      <w:r>
        <w:rPr>
          <w:rFonts w:ascii="Arial Unicode MS" w:eastAsia="Arial Unicode MS" w:hAnsi="Arial Unicode MS" w:cs="Arial Unicode MS"/>
          <w:szCs w:val="24"/>
        </w:rPr>
        <w:t>api</w:t>
      </w:r>
      <w:proofErr w:type="spellEnd"/>
      <w:r>
        <w:rPr>
          <w:rFonts w:ascii="Arial Unicode MS" w:eastAsia="Arial Unicode MS" w:hAnsi="Arial Unicode MS" w:cs="Arial Unicode MS"/>
          <w:szCs w:val="24"/>
        </w:rPr>
        <w:t>/global/</w:t>
      </w:r>
      <w:proofErr w:type="spellStart"/>
      <w:r>
        <w:rPr>
          <w:rFonts w:ascii="Arial Unicode MS" w:eastAsia="Arial Unicode MS" w:hAnsi="Arial Unicode MS" w:cs="Arial Unicode MS"/>
          <w:szCs w:val="24"/>
        </w:rPr>
        <w:t>EndToEndCert</w:t>
      </w:r>
      <w:proofErr w:type="spellEnd"/>
    </w:p>
    <w:p w14:paraId="17222EA2" w14:textId="77777777" w:rsidR="00BB644B" w:rsidRDefault="00BB644B" w:rsidP="00BB644B">
      <w:pPr>
        <w:widowControl/>
        <w:numPr>
          <w:ilvl w:val="0"/>
          <w:numId w:val="34"/>
        </w:numPr>
        <w:spacing w:line="480" w:lineRule="auto"/>
      </w:pPr>
      <w:r>
        <w:rPr>
          <w:szCs w:val="24"/>
        </w:rPr>
        <w:t>HTTP Method: GET</w:t>
      </w:r>
    </w:p>
    <w:p w14:paraId="347849DD" w14:textId="77777777" w:rsidR="0082314B" w:rsidRPr="0082314B" w:rsidRDefault="0082314B" w:rsidP="009053EE">
      <w:pPr>
        <w:pStyle w:val="aa"/>
        <w:ind w:leftChars="0" w:left="720"/>
        <w:rPr>
          <w:b/>
          <w:sz w:val="28"/>
          <w:szCs w:val="28"/>
        </w:rPr>
      </w:pPr>
      <w:r w:rsidRPr="0082314B">
        <w:rPr>
          <w:rFonts w:ascii="新細明體" w:eastAsia="新細明體" w:hAnsi="新細明體" w:cs="新細明體" w:hint="eastAsia"/>
          <w:b/>
          <w:color w:val="434343"/>
          <w:szCs w:val="24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82314B" w14:paraId="5F41072E" w14:textId="77777777" w:rsidTr="00DF694E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6F57" w14:textId="77777777" w:rsidR="0082314B" w:rsidRDefault="0082314B" w:rsidP="00DF694E">
            <w:r>
              <w:rPr>
                <w:rFonts w:ascii="新細明體" w:eastAsia="新細明體" w:hAnsi="新細明體" w:cs="新細明體" w:hint="eastAsia"/>
              </w:rPr>
              <w:t>序</w:t>
            </w:r>
            <w:r>
              <w:rPr>
                <w:rFonts w:ascii="Arial Unicode MS" w:eastAsia="Arial Unicode MS" w:hAnsi="Arial Unicode MS" w:cs="Arial Unicode MS"/>
              </w:rPr>
              <w:t>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1E1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4F1E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07EA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89EE" w14:textId="77777777" w:rsidR="0082314B" w:rsidRDefault="0082314B" w:rsidP="00DF694E">
            <w:proofErr w:type="gramStart"/>
            <w:r>
              <w:rPr>
                <w:rFonts w:ascii="Arial Unicode MS" w:eastAsia="Arial Unicode MS" w:hAnsi="Arial Unicode MS" w:cs="Arial Unicode MS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34D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23F4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範例</w:t>
            </w:r>
          </w:p>
        </w:tc>
      </w:tr>
      <w:tr w:rsidR="0082314B" w14:paraId="59EAF1A2" w14:textId="77777777" w:rsidTr="00DF694E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4ABF" w14:textId="77777777" w:rsidR="0082314B" w:rsidRDefault="0082314B" w:rsidP="00DF694E"/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75D3" w14:textId="77777777" w:rsidR="0082314B" w:rsidRDefault="0082314B" w:rsidP="00DF694E"/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03D4" w14:textId="77777777" w:rsidR="0082314B" w:rsidRDefault="0082314B" w:rsidP="00DF694E"/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D698" w14:textId="77777777" w:rsidR="0082314B" w:rsidRDefault="0082314B" w:rsidP="00DF694E"/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8BB8" w14:textId="77777777" w:rsidR="0082314B" w:rsidRDefault="0082314B" w:rsidP="00DF694E"/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6C71F" w14:textId="77777777" w:rsidR="0082314B" w:rsidRDefault="0082314B" w:rsidP="00DF694E"/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A95B" w14:textId="77777777" w:rsidR="0082314B" w:rsidRDefault="0082314B" w:rsidP="00DF694E"/>
        </w:tc>
      </w:tr>
    </w:tbl>
    <w:p w14:paraId="2544AB12" w14:textId="77777777" w:rsidR="0082314B" w:rsidRPr="0082314B" w:rsidRDefault="0082314B" w:rsidP="009053EE">
      <w:pPr>
        <w:pStyle w:val="aa"/>
        <w:ind w:leftChars="0" w:left="720"/>
        <w:rPr>
          <w:b/>
        </w:rPr>
      </w:pPr>
    </w:p>
    <w:p w14:paraId="5663957F" w14:textId="77777777" w:rsidR="0082314B" w:rsidRPr="0082314B" w:rsidRDefault="0082314B" w:rsidP="009053EE">
      <w:pPr>
        <w:pStyle w:val="aa"/>
        <w:ind w:leftChars="0" w:left="720"/>
        <w:rPr>
          <w:b/>
        </w:rPr>
      </w:pPr>
      <w:r w:rsidRPr="0082314B">
        <w:rPr>
          <w:rFonts w:ascii="新細明體" w:eastAsia="新細明體" w:hAnsi="新細明體" w:cs="新細明體"/>
          <w:b/>
          <w:szCs w:val="24"/>
        </w:rPr>
        <w:t>回</w:t>
      </w:r>
      <w:r w:rsidRPr="0082314B">
        <w:rPr>
          <w:rFonts w:ascii="新細明體" w:eastAsia="新細明體" w:hAnsi="新細明體" w:cs="新細明體" w:hint="eastAsia"/>
          <w:b/>
          <w:szCs w:val="24"/>
        </w:rPr>
        <w:t>傳參數</w:t>
      </w:r>
    </w:p>
    <w:tbl>
      <w:tblPr>
        <w:tblW w:w="103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1"/>
        <w:gridCol w:w="1650"/>
        <w:gridCol w:w="1875"/>
        <w:gridCol w:w="2095"/>
        <w:gridCol w:w="3707"/>
      </w:tblGrid>
      <w:tr w:rsidR="0082314B" w14:paraId="088A477E" w14:textId="77777777" w:rsidTr="00DF694E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1FAC" w14:textId="77777777" w:rsidR="0082314B" w:rsidRDefault="0082314B" w:rsidP="00DF694E">
            <w:r>
              <w:rPr>
                <w:rFonts w:ascii="新細明體" w:eastAsia="新細明體" w:hAnsi="新細明體" w:cs="新細明體" w:hint="eastAsia"/>
              </w:rPr>
              <w:t>序</w:t>
            </w:r>
            <w:r>
              <w:rPr>
                <w:rFonts w:ascii="Arial Unicode MS" w:eastAsia="Arial Unicode MS" w:hAnsi="Arial Unicode MS" w:cs="Arial Unicode MS"/>
              </w:rPr>
              <w:t>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F0F6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E149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參數名稱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9824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類型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8934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說明</w:t>
            </w:r>
          </w:p>
        </w:tc>
      </w:tr>
      <w:tr w:rsidR="0082314B" w14:paraId="315B44EC" w14:textId="77777777" w:rsidTr="00DF694E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57B5" w14:textId="77777777" w:rsidR="0082314B" w:rsidRDefault="0082314B" w:rsidP="00DF694E">
            <w: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97AA" w14:textId="77777777" w:rsidR="0082314B" w:rsidRDefault="0082314B" w:rsidP="00DF694E">
            <w:proofErr w:type="spellStart"/>
            <w: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3797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回傳代碼</w:t>
            </w:r>
          </w:p>
        </w:tc>
        <w:tc>
          <w:tcPr>
            <w:tcW w:w="209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65BD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BAE3" w14:textId="77777777" w:rsidR="0082314B" w:rsidRDefault="0082314B" w:rsidP="00DF694E"/>
        </w:tc>
      </w:tr>
      <w:tr w:rsidR="0082314B" w14:paraId="57E11031" w14:textId="77777777" w:rsidTr="00DF694E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DCE4" w14:textId="77777777" w:rsidR="0082314B" w:rsidRDefault="0082314B" w:rsidP="00DF694E">
            <w: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9D16B" w14:textId="77777777" w:rsidR="0082314B" w:rsidRDefault="0082314B" w:rsidP="00DF694E">
            <w:proofErr w:type="spellStart"/>
            <w: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F7B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回傳訊息</w:t>
            </w:r>
          </w:p>
        </w:tc>
        <w:tc>
          <w:tcPr>
            <w:tcW w:w="209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345CE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C256" w14:textId="77777777" w:rsidR="0082314B" w:rsidRDefault="0082314B" w:rsidP="00DF694E"/>
        </w:tc>
      </w:tr>
      <w:tr w:rsidR="0082314B" w14:paraId="1702899E" w14:textId="77777777" w:rsidTr="00DF694E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7156B" w14:textId="77777777" w:rsidR="0082314B" w:rsidRDefault="0082314B" w:rsidP="00DF694E">
            <w: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A01D" w14:textId="77777777" w:rsidR="0082314B" w:rsidRDefault="0082314B" w:rsidP="00DF694E">
            <w:r>
              <w:t>cert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1DED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e2e公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鑰</w:t>
            </w:r>
            <w:proofErr w:type="gramEnd"/>
          </w:p>
        </w:tc>
        <w:tc>
          <w:tcPr>
            <w:tcW w:w="209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D912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8EC8" w14:textId="77777777" w:rsidR="0082314B" w:rsidRDefault="0082314B" w:rsidP="00DF694E"/>
        </w:tc>
      </w:tr>
      <w:tr w:rsidR="0082314B" w14:paraId="282B73D3" w14:textId="77777777" w:rsidTr="00DF694E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28B8" w14:textId="77777777" w:rsidR="0082314B" w:rsidRDefault="0082314B" w:rsidP="00DF694E">
            <w:r>
              <w:t xml:space="preserve">4 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0F23" w14:textId="77777777" w:rsidR="0082314B" w:rsidRDefault="0082314B" w:rsidP="00DF694E">
            <w:proofErr w:type="spellStart"/>
            <w:r>
              <w:t>timeStamp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619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時間戳記</w:t>
            </w:r>
          </w:p>
        </w:tc>
        <w:tc>
          <w:tcPr>
            <w:tcW w:w="209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E0AF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5298" w14:textId="77777777" w:rsidR="0082314B" w:rsidRDefault="0082314B" w:rsidP="00DF694E"/>
        </w:tc>
      </w:tr>
    </w:tbl>
    <w:p w14:paraId="260740FE" w14:textId="77777777" w:rsidR="0082314B" w:rsidRPr="0082314B" w:rsidRDefault="0082314B" w:rsidP="009053EE">
      <w:pPr>
        <w:pStyle w:val="aa"/>
        <w:ind w:leftChars="0" w:left="720"/>
        <w:rPr>
          <w:b/>
        </w:rPr>
      </w:pPr>
    </w:p>
    <w:p w14:paraId="7F5513DB" w14:textId="77777777" w:rsidR="0082314B" w:rsidRDefault="0082314B" w:rsidP="009053EE">
      <w:pPr>
        <w:pStyle w:val="aa"/>
        <w:ind w:leftChars="0" w:left="720"/>
      </w:pPr>
      <w:r w:rsidRPr="0082314B">
        <w:rPr>
          <w:rFonts w:ascii="新細明體" w:eastAsia="新細明體" w:hAnsi="新細明體" w:cs="新細明體"/>
          <w:b/>
          <w:color w:val="434343"/>
          <w:szCs w:val="24"/>
        </w:rPr>
        <w:t>開</w:t>
      </w:r>
      <w:r w:rsidRPr="0082314B">
        <w:rPr>
          <w:rFonts w:ascii="新細明體" w:eastAsia="新細明體" w:hAnsi="新細明體" w:cs="新細明體" w:hint="eastAsia"/>
          <w:b/>
          <w:color w:val="434343"/>
          <w:szCs w:val="24"/>
        </w:rPr>
        <w:t>發說明</w:t>
      </w:r>
    </w:p>
    <w:p w14:paraId="255AEA8B" w14:textId="49B8FC37" w:rsidR="00BB644B" w:rsidRPr="0082314B" w:rsidRDefault="0082314B" w:rsidP="009053EE">
      <w:pPr>
        <w:pStyle w:val="aa"/>
        <w:ind w:leftChars="0" w:left="720"/>
        <w:rPr>
          <w:rFonts w:eastAsiaTheme="minorEastAsia"/>
        </w:rPr>
      </w:pPr>
      <w:r w:rsidRPr="0082314B">
        <w:rPr>
          <w:rFonts w:ascii="新細明體" w:eastAsia="新細明體" w:hAnsi="新細明體" w:cs="新細明體"/>
          <w:szCs w:val="24"/>
        </w:rPr>
        <w:t>參</w:t>
      </w:r>
      <w:r w:rsidRPr="0082314B">
        <w:rPr>
          <w:rFonts w:ascii="新細明體" w:eastAsia="新細明體" w:hAnsi="新細明體" w:cs="新細明體" w:hint="eastAsia"/>
          <w:szCs w:val="24"/>
        </w:rPr>
        <w:t>考</w:t>
      </w:r>
      <w:r w:rsidR="00F96C8F">
        <w:rPr>
          <w:rFonts w:ascii="新細明體" w:eastAsia="新細明體" w:hAnsi="新細明體" w:cs="新細明體" w:hint="eastAsia"/>
          <w:szCs w:val="24"/>
        </w:rPr>
        <w:t>原案</w:t>
      </w:r>
      <w:r w:rsidRPr="0082314B">
        <w:rPr>
          <w:rFonts w:ascii="新細明體" w:eastAsia="新細明體" w:hAnsi="新細明體" w:cs="新細明體" w:hint="eastAsia"/>
          <w:szCs w:val="24"/>
        </w:rPr>
        <w:t>的</w:t>
      </w:r>
      <w:r w:rsidRPr="0082314B">
        <w:rPr>
          <w:rFonts w:ascii="Arial Unicode MS" w:eastAsia="Arial Unicode MS" w:hAnsi="Arial Unicode MS" w:cs="Arial Unicode MS"/>
          <w:szCs w:val="24"/>
        </w:rPr>
        <w:t>E2E</w:t>
      </w:r>
      <w:r w:rsidRPr="0082314B">
        <w:rPr>
          <w:rFonts w:ascii="新細明體" w:eastAsia="新細明體" w:hAnsi="新細明體" w:cs="新細明體" w:hint="eastAsia"/>
          <w:szCs w:val="24"/>
        </w:rPr>
        <w:t>程式，取得公</w:t>
      </w:r>
      <w:proofErr w:type="gramStart"/>
      <w:r w:rsidRPr="0082314B">
        <w:rPr>
          <w:rFonts w:ascii="新細明體" w:eastAsia="新細明體" w:hAnsi="新細明體" w:cs="新細明體" w:hint="eastAsia"/>
          <w:szCs w:val="24"/>
        </w:rPr>
        <w:t>鑰</w:t>
      </w:r>
      <w:proofErr w:type="gramEnd"/>
      <w:r w:rsidRPr="0082314B">
        <w:rPr>
          <w:rFonts w:ascii="新細明體" w:eastAsia="新細明體" w:hAnsi="新細明體" w:cs="新細明體" w:hint="eastAsia"/>
          <w:szCs w:val="24"/>
        </w:rPr>
        <w:t>憑證</w:t>
      </w:r>
      <w:proofErr w:type="spellStart"/>
      <w:r>
        <w:t>GetCert</w:t>
      </w:r>
      <w:proofErr w:type="spellEnd"/>
      <w:r>
        <w:t>()</w:t>
      </w:r>
    </w:p>
    <w:p w14:paraId="63DA7232" w14:textId="77777777" w:rsidR="00BB644B" w:rsidRPr="00BB644B" w:rsidRDefault="00BB644B" w:rsidP="00BB644B">
      <w:pPr>
        <w:rPr>
          <w:rFonts w:eastAsiaTheme="minorEastAsia"/>
        </w:rPr>
      </w:pPr>
    </w:p>
    <w:p w14:paraId="569E5FF4" w14:textId="77777777" w:rsidR="00BB644B" w:rsidRDefault="00BB644B">
      <w:pPr>
        <w:widowControl/>
        <w:rPr>
          <w:rFonts w:ascii="微軟正黑體" w:hAnsi="微軟正黑體" w:cstheme="majorBidi"/>
          <w:b/>
          <w:bCs/>
          <w:sz w:val="28"/>
          <w:szCs w:val="48"/>
        </w:rPr>
      </w:pPr>
      <w:r>
        <w:rPr>
          <w:rFonts w:ascii="微軟正黑體" w:hAnsi="微軟正黑體"/>
        </w:rPr>
        <w:br w:type="page"/>
      </w:r>
    </w:p>
    <w:p w14:paraId="4FB09D32" w14:textId="7889B980" w:rsidR="00CA2810" w:rsidRPr="00B61F54" w:rsidRDefault="00CA2810" w:rsidP="001F1A11">
      <w:pPr>
        <w:pStyle w:val="2"/>
        <w:numPr>
          <w:ilvl w:val="0"/>
          <w:numId w:val="18"/>
        </w:numPr>
        <w:rPr>
          <w:rFonts w:ascii="微軟正黑體" w:hAnsi="微軟正黑體"/>
        </w:rPr>
      </w:pPr>
      <w:bookmarkStart w:id="16" w:name="_Toc105516366"/>
      <w:r w:rsidRPr="00B61F54">
        <w:rPr>
          <w:rFonts w:ascii="微軟正黑體" w:hAnsi="微軟正黑體" w:hint="eastAsia"/>
        </w:rPr>
        <w:lastRenderedPageBreak/>
        <w:t>取得總</w:t>
      </w:r>
      <w:proofErr w:type="gramStart"/>
      <w:r w:rsidRPr="00B61F54">
        <w:rPr>
          <w:rFonts w:ascii="微軟正黑體" w:hAnsi="微軟正黑體" w:hint="eastAsia"/>
        </w:rPr>
        <w:t>覽</w:t>
      </w:r>
      <w:proofErr w:type="gramEnd"/>
      <w:r w:rsidRPr="00B61F54">
        <w:rPr>
          <w:rFonts w:ascii="微軟正黑體" w:hAnsi="微軟正黑體" w:hint="eastAsia"/>
        </w:rPr>
        <w:t>資料</w:t>
      </w:r>
      <w:bookmarkEnd w:id="14"/>
      <w:bookmarkEnd w:id="16"/>
    </w:p>
    <w:p w14:paraId="458B66FF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B37533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FFB2AB1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1A18AEA" w14:textId="57C34CEF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DE64D9" w:rsidRPr="00B61F54">
        <w:rPr>
          <w:rFonts w:ascii="微軟正黑體" w:hAnsi="微軟正黑體" w:cs="Arial Unicode MS"/>
        </w:rPr>
        <w:t>global</w:t>
      </w:r>
      <w:r w:rsidRPr="00B61F54">
        <w:rPr>
          <w:rFonts w:ascii="微軟正黑體" w:hAnsi="微軟正黑體" w:cs="Arial Unicode MS"/>
        </w:rPr>
        <w:t>/</w:t>
      </w:r>
      <w:r w:rsidR="00A3416B">
        <w:rPr>
          <w:rFonts w:ascii="微軟正黑體" w:hAnsi="微軟正黑體" w:cs="Arial Unicode MS"/>
        </w:rPr>
        <w:t>o</w:t>
      </w:r>
      <w:r w:rsidRPr="00B61F54">
        <w:rPr>
          <w:rFonts w:ascii="微軟正黑體" w:hAnsi="微軟正黑體" w:cs="Arial Unicode MS"/>
        </w:rPr>
        <w:t>verview</w:t>
      </w:r>
    </w:p>
    <w:p w14:paraId="1D5AF8D8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46093509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6A446772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684"/>
        <w:gridCol w:w="1984"/>
        <w:gridCol w:w="2860"/>
      </w:tblGrid>
      <w:tr w:rsidR="00CA2810" w:rsidRPr="00B61F54" w14:paraId="3177B634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5DB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7B5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C6D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30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68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D7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44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2FB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3CF1B71C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AA01" w14:textId="20A5B9E2" w:rsidR="00CA2810" w:rsidRPr="00B61F54" w:rsidRDefault="001159B7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無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BC4A" w14:textId="4C3766B1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00C8" w14:textId="742F0DF5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BE58" w14:textId="3806B3D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684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F20F" w14:textId="28E6C455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984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1D36" w14:textId="679DB99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8032" w14:textId="59492F05" w:rsidR="00A10E0B" w:rsidRPr="00B61F54" w:rsidRDefault="00A10E0B" w:rsidP="00A10E0B">
            <w:pPr>
              <w:pStyle w:val="aa"/>
              <w:ind w:leftChars="0" w:left="195"/>
              <w:rPr>
                <w:rFonts w:ascii="微軟正黑體" w:hAnsi="微軟正黑體"/>
                <w:color w:val="000000" w:themeColor="text1"/>
              </w:rPr>
            </w:pPr>
          </w:p>
        </w:tc>
      </w:tr>
    </w:tbl>
    <w:p w14:paraId="200A88D0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F2F4CA8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406F63CF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B2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BB8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EE0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6C8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AB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26D62F36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C07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348D" w14:textId="6B644F14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DC3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FF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C89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A6441BA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E2B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4860" w14:textId="6EF8C2F0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4AF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8D5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E98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CAFE38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5A4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4518" w14:textId="11F09327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6CA2" w14:textId="77777777" w:rsidR="00CA2810" w:rsidRPr="00B61F54" w:rsidRDefault="00CA2810" w:rsidP="003578F8">
            <w:pPr>
              <w:rPr>
                <w:rFonts w:ascii="微軟正黑體" w:hAnsi="微軟正黑體" w:cs="Arial Unicode MS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3E32" w14:textId="3C988D40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E4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D665F89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BEA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1717" w14:textId="3F35DDD1" w:rsidR="00CA2810" w:rsidRPr="00B61F54" w:rsidRDefault="00A035D3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S</w:t>
            </w:r>
            <w:r w:rsidR="003578F8" w:rsidRPr="00B61F54">
              <w:rPr>
                <w:rFonts w:ascii="微軟正黑體" w:hAnsi="微軟正黑體"/>
              </w:rPr>
              <w:t>ex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AD30" w14:textId="7EC23AF4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F07E" w14:textId="501D468C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D48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C7DBF56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0DD1" w14:textId="7BEFA48B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="00791AF4" w:rsidRPr="00B61F54">
              <w:rPr>
                <w:rFonts w:ascii="微軟正黑體" w:hAnsi="微軟正黑體"/>
              </w:rPr>
              <w:t>.1.1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FF4A" w14:textId="3F7FF00B" w:rsidR="00CA2810" w:rsidRPr="00CA4997" w:rsidRDefault="00CA4997" w:rsidP="003578F8">
            <w:pPr>
              <w:rPr>
                <w:rFonts w:ascii="微軟正黑體" w:hAnsi="微軟正黑體"/>
                <w:color w:val="FF0000"/>
              </w:rPr>
            </w:pPr>
            <w:r w:rsidRPr="00CA4997">
              <w:rPr>
                <w:rFonts w:ascii="微軟正黑體" w:hAnsi="微軟正黑體"/>
                <w:color w:val="FF0000"/>
              </w:rPr>
              <w:t>Value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9718" w14:textId="79B729F9" w:rsidR="00CA2810" w:rsidRPr="00CA4997" w:rsidRDefault="00CA4997" w:rsidP="003578F8">
            <w:pPr>
              <w:rPr>
                <w:rFonts w:ascii="微軟正黑體" w:hAnsi="微軟正黑體"/>
                <w:color w:val="FF0000"/>
              </w:rPr>
            </w:pPr>
            <w:r w:rsidRPr="00CA4997">
              <w:rPr>
                <w:rFonts w:ascii="微軟正黑體" w:hAnsi="微軟正黑體" w:hint="eastAsia"/>
                <w:color w:val="FF0000"/>
              </w:rPr>
              <w:t>V</w:t>
            </w:r>
            <w:r w:rsidRPr="00CA499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4C10" w14:textId="1FC4EA59" w:rsidR="00CA2810" w:rsidRPr="00B61F54" w:rsidRDefault="005900AE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BB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09D88250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336A" w14:textId="108C090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35F0" w14:textId="05EF15F5" w:rsidR="00CA2810" w:rsidRPr="00B61F54" w:rsidRDefault="00A035D3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S</w:t>
            </w:r>
            <w:r w:rsidR="000A7722" w:rsidRPr="00B61F54">
              <w:rPr>
                <w:rFonts w:ascii="微軟正黑體" w:hAnsi="微軟正黑體"/>
              </w:rPr>
              <w:t>exNameE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F627" w14:textId="39F88744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185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000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9B0293D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E225" w14:textId="7FB17B1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904A" w14:textId="293DB164" w:rsidR="00CA2810" w:rsidRPr="00B61F54" w:rsidRDefault="00A035D3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S</w:t>
            </w:r>
            <w:r w:rsidR="000A7722" w:rsidRPr="00B61F54">
              <w:rPr>
                <w:rFonts w:ascii="微軟正黑體" w:hAnsi="微軟正黑體"/>
              </w:rPr>
              <w:t>exNameV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4178" w14:textId="005FC136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899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160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DF7C3C2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FE6C" w14:textId="14FED06C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5957" w14:textId="0E8A62E8" w:rsidR="000A7722" w:rsidRPr="00B61F54" w:rsidRDefault="00A035D3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N</w:t>
            </w:r>
            <w:r w:rsidR="000A7722" w:rsidRPr="00B61F54">
              <w:rPr>
                <w:rFonts w:ascii="微軟正黑體" w:hAnsi="微軟正黑體"/>
              </w:rPr>
              <w:t>ature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2BDC" w14:textId="1618B2E6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產業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54D0" w14:textId="2F2BC273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8AC1" w14:textId="4AB31790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724A0FC5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EBC7" w14:textId="7E61EB4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0655" w14:textId="47D021D4" w:rsidR="000A7722" w:rsidRPr="00B61F54" w:rsidRDefault="00CA4997" w:rsidP="000A7722">
            <w:pPr>
              <w:rPr>
                <w:rFonts w:ascii="微軟正黑體" w:hAnsi="微軟正黑體"/>
              </w:rPr>
            </w:pPr>
            <w:r w:rsidRPr="00CA4997">
              <w:rPr>
                <w:rFonts w:ascii="微軟正黑體" w:hAnsi="微軟正黑體" w:hint="eastAsia"/>
                <w:color w:val="FF0000"/>
              </w:rPr>
              <w:t>V</w:t>
            </w:r>
            <w:r w:rsidRPr="00CA499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F14E" w14:textId="41DD8668" w:rsidR="000A7722" w:rsidRPr="00B61F54" w:rsidRDefault="00CA4997" w:rsidP="000A7722">
            <w:pPr>
              <w:rPr>
                <w:rFonts w:ascii="微軟正黑體" w:hAnsi="微軟正黑體" w:cs="新細明體"/>
              </w:rPr>
            </w:pPr>
            <w:r w:rsidRPr="00CA4997">
              <w:rPr>
                <w:rFonts w:ascii="微軟正黑體" w:hAnsi="微軟正黑體" w:hint="eastAsia"/>
                <w:color w:val="FF0000"/>
              </w:rPr>
              <w:t>V</w:t>
            </w:r>
            <w:r w:rsidRPr="00CA499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EBB7" w14:textId="39606C52" w:rsidR="000A7722" w:rsidRPr="00B61F54" w:rsidRDefault="00900F82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B607" w14:textId="06E1077C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41A2A42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85D6" w14:textId="6724D2B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51DD" w14:textId="48AC8ABA" w:rsidR="000A7722" w:rsidRPr="00B61F54" w:rsidRDefault="00A035D3" w:rsidP="000A772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N</w:t>
            </w:r>
            <w:r w:rsidR="000A7722" w:rsidRPr="00B61F54">
              <w:rPr>
                <w:rFonts w:ascii="微軟正黑體" w:hAnsi="微軟正黑體"/>
              </w:rPr>
              <w:t>atureE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4D12" w14:textId="0AAAD3F7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產業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97D0" w14:textId="29E76552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CC19" w14:textId="59C831F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4FEC37D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8346" w14:textId="656CE2C0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D52B" w14:textId="3B2E7FB0" w:rsidR="000A7722" w:rsidRPr="00B61F54" w:rsidRDefault="00A035D3" w:rsidP="000A772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N</w:t>
            </w:r>
            <w:r w:rsidR="000A7722" w:rsidRPr="00B61F54">
              <w:rPr>
                <w:rFonts w:ascii="微軟正黑體" w:hAnsi="微軟正黑體"/>
              </w:rPr>
              <w:t>atureV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AA10" w14:textId="2C7FDE2A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產業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00AD" w14:textId="2F3FE03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D706" w14:textId="16B2896B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4DD8AFDA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7C22" w14:textId="7AE122AE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F61A" w14:textId="3721C4E8" w:rsidR="000A7722" w:rsidRPr="00B61F54" w:rsidRDefault="00A035D3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FD71" w14:textId="262ED5E3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A227" w14:textId="466CEEC8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A4A9" w14:textId="2CFFDC5C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CA4997" w:rsidRPr="00B61F54" w14:paraId="74974C7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CB3B" w14:textId="1B465614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</w:t>
            </w:r>
            <w:r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95F7" w14:textId="01B6528D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720300">
              <w:rPr>
                <w:rFonts w:ascii="微軟正黑體" w:hAnsi="微軟正黑體" w:hint="eastAsia"/>
                <w:color w:val="FF0000"/>
              </w:rPr>
              <w:t>V</w:t>
            </w:r>
            <w:r w:rsidRPr="00720300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DE0D" w14:textId="1E0CDA05" w:rsidR="00CA4997" w:rsidRPr="00B61F54" w:rsidRDefault="00CA4997" w:rsidP="00CA4997">
            <w:pPr>
              <w:rPr>
                <w:rFonts w:ascii="微軟正黑體" w:hAnsi="微軟正黑體" w:cs="新細明體"/>
              </w:rPr>
            </w:pPr>
            <w:r w:rsidRPr="00720300">
              <w:rPr>
                <w:rFonts w:ascii="微軟正黑體" w:hAnsi="微軟正黑體" w:hint="eastAsia"/>
                <w:color w:val="FF0000"/>
              </w:rPr>
              <w:t>V</w:t>
            </w:r>
            <w:r w:rsidRPr="00720300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870D7" w14:textId="18FF47AC" w:rsidR="00CA4997" w:rsidRPr="00B61F54" w:rsidRDefault="00CA4997" w:rsidP="00CA4997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B2F6" w14:textId="4A54149F" w:rsidR="00CA4997" w:rsidRPr="00B61F54" w:rsidRDefault="00CA4997" w:rsidP="00CA4997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9907097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C63E" w14:textId="7732CB5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FAE9" w14:textId="034A18A7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93F1" w14:textId="68D178B1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291E" w14:textId="11402D8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2FF4" w14:textId="4D173C6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04A4A5E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1ED7" w14:textId="1561000C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FE77" w14:textId="79B8AB2B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EE556" w14:textId="070F1232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E05E" w14:textId="401695AB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C64F7" w14:textId="5AE28CAF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26715D21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8F72" w14:textId="589C766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DA9C" w14:textId="0764BE4E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ccupationTitle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767A" w14:textId="16C28A1B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FE11" w14:textId="7A49989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7A31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CA4997" w:rsidRPr="00B61F54" w14:paraId="30143D02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E380" w14:textId="66B166D1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</w:t>
            </w:r>
            <w:r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7406" w14:textId="50973B8F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E53004">
              <w:rPr>
                <w:rFonts w:ascii="微軟正黑體" w:hAnsi="微軟正黑體" w:hint="eastAsia"/>
                <w:color w:val="FF0000"/>
              </w:rPr>
              <w:t>V</w:t>
            </w:r>
            <w:r w:rsidRPr="00E53004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F1CF" w14:textId="7F5E3616" w:rsidR="00CA4997" w:rsidRPr="00B61F54" w:rsidRDefault="00CA4997" w:rsidP="00CA4997">
            <w:pPr>
              <w:rPr>
                <w:rFonts w:ascii="微軟正黑體" w:hAnsi="微軟正黑體" w:cs="新細明體"/>
              </w:rPr>
            </w:pPr>
            <w:r w:rsidRPr="00E53004">
              <w:rPr>
                <w:rFonts w:ascii="微軟正黑體" w:hAnsi="微軟正黑體" w:hint="eastAsia"/>
                <w:color w:val="FF0000"/>
              </w:rPr>
              <w:t>V</w:t>
            </w:r>
            <w:r w:rsidRPr="00E53004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F4DB1" w14:textId="44958CF2" w:rsidR="00CA4997" w:rsidRPr="00B61F54" w:rsidRDefault="00CA4997" w:rsidP="00CA4997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61AE" w14:textId="77777777" w:rsidR="00CA4997" w:rsidRPr="00B61F54" w:rsidRDefault="00CA4997" w:rsidP="00CA4997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1D2A226B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3524" w14:textId="7DA9E44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8970" w14:textId="0D091C7D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ccupationTitle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3B9F" w14:textId="01758B40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0381" w14:textId="160D2375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1CF1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45FEE85D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5954" w14:textId="07E4C6A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9CD2" w14:textId="70EAFC5B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ccupationTi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lastRenderedPageBreak/>
              <w:t>tle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1EBB3" w14:textId="4D8FD469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職稱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E979" w14:textId="22DEF6F7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B0AE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7C9870A0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DE1B" w14:textId="6DB9AF71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83DA" w14:textId="1033E27A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A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ccountO</w:t>
            </w:r>
            <w:r w:rsidR="000A7722" w:rsidRPr="00B61F54">
              <w:rPr>
                <w:rFonts w:ascii="微軟正黑體" w:hAnsi="微軟正黑體" w:cs="Arial" w:hint="eastAsia"/>
                <w:noProof/>
                <w:sz w:val="22"/>
              </w:rPr>
              <w:t>p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eningPurpose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3E6D" w14:textId="531AF46C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BBBB" w14:textId="6864AECF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D07E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CA4997" w:rsidRPr="00B61F54" w14:paraId="1699AE37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460A" w14:textId="09DFEE21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</w:t>
            </w:r>
            <w:r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E42C" w14:textId="4ABF9BA2" w:rsidR="00CA4997" w:rsidRPr="00B61F54" w:rsidRDefault="00CA4997" w:rsidP="00CA4997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 w:rsidRPr="00C44EE5">
              <w:rPr>
                <w:rFonts w:ascii="微軟正黑體" w:hAnsi="微軟正黑體" w:hint="eastAsia"/>
                <w:color w:val="FF0000"/>
              </w:rPr>
              <w:t>V</w:t>
            </w:r>
            <w:r w:rsidRPr="00C44EE5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C2D40" w14:textId="46C4D9A5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C44EE5">
              <w:rPr>
                <w:rFonts w:ascii="微軟正黑體" w:hAnsi="微軟正黑體" w:hint="eastAsia"/>
                <w:color w:val="FF0000"/>
              </w:rPr>
              <w:t>V</w:t>
            </w:r>
            <w:r w:rsidRPr="00C44EE5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ABBF" w14:textId="4E658BC5" w:rsidR="00CA4997" w:rsidRPr="00B61F54" w:rsidRDefault="00CA4997" w:rsidP="00CA4997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7A67" w14:textId="77777777" w:rsidR="00CA4997" w:rsidRPr="00B61F54" w:rsidRDefault="00CA4997" w:rsidP="00CA4997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12B29AF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B8C6" w14:textId="5CB3C1D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2D83" w14:textId="50315C1B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A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ccountO</w:t>
            </w:r>
            <w:r w:rsidR="000A7722" w:rsidRPr="00B61F54">
              <w:rPr>
                <w:rFonts w:ascii="微軟正黑體" w:hAnsi="微軟正黑體" w:cs="Arial" w:hint="eastAsia"/>
                <w:noProof/>
                <w:sz w:val="22"/>
              </w:rPr>
              <w:t>p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eningPurpose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F386" w14:textId="67BFDE7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3C1E" w14:textId="25A67233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F59C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270BC31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BA15" w14:textId="10BC172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A33A" w14:textId="7E55DA93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A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ccountO</w:t>
            </w:r>
            <w:r w:rsidR="000A7722" w:rsidRPr="00B61F54">
              <w:rPr>
                <w:rFonts w:ascii="微軟正黑體" w:hAnsi="微軟正黑體" w:cs="Arial" w:hint="eastAsia"/>
                <w:noProof/>
                <w:sz w:val="22"/>
              </w:rPr>
              <w:t>p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eningPurpose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DBB9E" w14:textId="343B40A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642D" w14:textId="42EFBB72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1301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29C4FF97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32B5" w14:textId="50989712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1EA6" w14:textId="58E7C065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F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undSources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986D" w14:textId="323CB1A3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6A6E" w14:textId="6AA7F4FE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002F" w14:textId="054491B1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CA4997" w:rsidRPr="00B61F54" w14:paraId="0FC6BCCB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315B" w14:textId="46AF805E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</w:t>
            </w:r>
            <w:r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5EE1" w14:textId="3459A04F" w:rsidR="00CA4997" w:rsidRPr="00B61F54" w:rsidRDefault="00CA4997" w:rsidP="00CA4997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 w:rsidRPr="00D15337">
              <w:rPr>
                <w:rFonts w:ascii="微軟正黑體" w:hAnsi="微軟正黑體" w:hint="eastAsia"/>
                <w:color w:val="FF0000"/>
              </w:rPr>
              <w:t>V</w:t>
            </w:r>
            <w:r w:rsidRPr="00D1533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AA04" w14:textId="412881C8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D15337">
              <w:rPr>
                <w:rFonts w:ascii="微軟正黑體" w:hAnsi="微軟正黑體" w:hint="eastAsia"/>
                <w:color w:val="FF0000"/>
              </w:rPr>
              <w:t>V</w:t>
            </w:r>
            <w:r w:rsidRPr="00D1533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31D8" w14:textId="0A5CE7BE" w:rsidR="00CA4997" w:rsidRPr="00B61F54" w:rsidRDefault="00CA4997" w:rsidP="00CA4997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15DE" w14:textId="3992AB2F" w:rsidR="00CA4997" w:rsidRPr="00B61F54" w:rsidRDefault="00CA4997" w:rsidP="00CA4997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92DA2A0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5848" w14:textId="37942085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79D4" w14:textId="2835D90E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F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undSources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9247" w14:textId="36E69728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ACF2" w14:textId="77FA4AF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A31F" w14:textId="146BBB36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54A9C5D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C8A1" w14:textId="16D159A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8388" w14:textId="6193A5F1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F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undSources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D756" w14:textId="3C2110F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03C4" w14:textId="1BAF0797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440D" w14:textId="5802CCB9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</w:tbl>
    <w:p w14:paraId="1E4BE19E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0F274014" w14:textId="77777777" w:rsidR="00CA2810" w:rsidRPr="00B61F54" w:rsidRDefault="00CA2810" w:rsidP="00CA2810">
      <w:pPr>
        <w:rPr>
          <w:rFonts w:ascii="微軟正黑體" w:hAnsi="微軟正黑體"/>
        </w:rPr>
      </w:pPr>
      <w:bookmarkStart w:id="17" w:name="_twhqu7pt70py" w:colFirst="0" w:colLast="0"/>
      <w:bookmarkStart w:id="18" w:name="_w92ky6uv5v4f" w:colFirst="0" w:colLast="0"/>
      <w:bookmarkStart w:id="19" w:name="_32cgorrmynx5" w:colFirst="0" w:colLast="0"/>
      <w:bookmarkEnd w:id="17"/>
      <w:bookmarkEnd w:id="18"/>
      <w:bookmarkEnd w:id="19"/>
      <w:r w:rsidRPr="00B61F54">
        <w:rPr>
          <w:rFonts w:ascii="微軟正黑體" w:hAnsi="微軟正黑體"/>
        </w:rPr>
        <w:br w:type="page"/>
      </w:r>
    </w:p>
    <w:p w14:paraId="587A0740" w14:textId="77777777" w:rsidR="00C52445" w:rsidRPr="00B61F54" w:rsidRDefault="00C52445" w:rsidP="00C52445">
      <w:pPr>
        <w:pStyle w:val="2"/>
        <w:rPr>
          <w:rFonts w:ascii="微軟正黑體" w:hAnsi="微軟正黑體"/>
          <w:b w:val="0"/>
        </w:rPr>
      </w:pPr>
      <w:bookmarkStart w:id="20" w:name="_Toc101800714"/>
      <w:bookmarkStart w:id="21" w:name="_Toc101800715"/>
      <w:bookmarkStart w:id="22" w:name="_Toc105516367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註冊/登入</w:t>
      </w:r>
      <w:bookmarkEnd w:id="20"/>
      <w:bookmarkEnd w:id="22"/>
    </w:p>
    <w:p w14:paraId="5C751244" w14:textId="77777777" w:rsidR="00C52445" w:rsidRPr="00B61F54" w:rsidRDefault="00EC16EA" w:rsidP="00C52445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805CE2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24AA9C0" w14:textId="77777777" w:rsidR="00C52445" w:rsidRPr="00B61F54" w:rsidRDefault="00C52445" w:rsidP="00C52445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55EE591" w14:textId="77777777" w:rsidR="00C52445" w:rsidRPr="00B61F54" w:rsidRDefault="00C52445" w:rsidP="00C5244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/>
        </w:rPr>
        <w:t>global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login</w:t>
      </w:r>
    </w:p>
    <w:p w14:paraId="3499DC12" w14:textId="77777777" w:rsidR="00C52445" w:rsidRPr="00B61F54" w:rsidRDefault="00C52445" w:rsidP="00C5244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0D9C63B4" w14:textId="77777777" w:rsidR="00C52445" w:rsidRPr="00B61F54" w:rsidRDefault="00C52445" w:rsidP="00C52445">
      <w:pPr>
        <w:rPr>
          <w:rFonts w:ascii="微軟正黑體" w:hAnsi="微軟正黑體"/>
          <w:b/>
          <w:sz w:val="28"/>
          <w:szCs w:val="28"/>
        </w:rPr>
      </w:pPr>
    </w:p>
    <w:p w14:paraId="43A9969B" w14:textId="77777777" w:rsidR="00C52445" w:rsidRPr="00B61F54" w:rsidRDefault="00C52445" w:rsidP="00C52445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52445" w:rsidRPr="00B61F54" w14:paraId="1FF140D4" w14:textId="77777777" w:rsidTr="0041583D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3843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E589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96B0B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80A1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6F1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8D9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913A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52445" w:rsidRPr="00B61F54" w14:paraId="0CB3F84F" w14:textId="77777777" w:rsidTr="0041583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C7EE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B0CF" w14:textId="0C91715F" w:rsidR="00C52445" w:rsidRPr="00B61F54" w:rsidRDefault="00307B70" w:rsidP="0041583D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52445" w:rsidRPr="00B61F54">
              <w:rPr>
                <w:rFonts w:ascii="微軟正黑體" w:hAnsi="微軟正黑體"/>
              </w:rPr>
              <w:t>ustomerID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A34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身份證字號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5CFD5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EDBA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E01F" w14:textId="7CB6013D" w:rsidR="00C52445" w:rsidRPr="00B61F54" w:rsidRDefault="007B61F6" w:rsidP="0041583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A</w:t>
            </w:r>
            <w:r>
              <w:rPr>
                <w:rFonts w:ascii="微軟正黑體" w:hAnsi="微軟正黑體"/>
              </w:rPr>
              <w:t>ES</w:t>
            </w:r>
            <w:r w:rsidR="00F56562">
              <w:rPr>
                <w:rFonts w:ascii="微軟正黑體" w:hAnsi="微軟正黑體" w:hint="eastAsia"/>
              </w:rPr>
              <w:t>_GCM</w:t>
            </w:r>
            <w:r>
              <w:rPr>
                <w:rFonts w:ascii="微軟正黑體" w:hAnsi="微軟正黑體" w:hint="eastAsia"/>
              </w:rPr>
              <w:t>加密傳輸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E02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  <w:tr w:rsidR="00C52445" w:rsidRPr="00B61F54" w14:paraId="5195B881" w14:textId="77777777" w:rsidTr="0041583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B4C1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49F2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MobilePhone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B03D" w14:textId="77777777" w:rsidR="00C52445" w:rsidRPr="00B61F54" w:rsidRDefault="00C52445" w:rsidP="0041583D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手機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009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2799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FFC3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AAE4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  <w:tr w:rsidR="00C52445" w:rsidRPr="00B61F54" w14:paraId="66BA5640" w14:textId="77777777" w:rsidTr="0041583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4183C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9ACD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Email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7E9E" w14:textId="77777777" w:rsidR="00C52445" w:rsidRPr="00B61F54" w:rsidRDefault="00C52445" w:rsidP="0041583D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信箱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4C90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50FFE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81C0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93F8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</w:tbl>
    <w:p w14:paraId="158BC831" w14:textId="77777777" w:rsidR="00C52445" w:rsidRPr="00B61F54" w:rsidRDefault="00C52445" w:rsidP="00C52445">
      <w:pPr>
        <w:rPr>
          <w:rFonts w:ascii="微軟正黑體" w:hAnsi="微軟正黑體"/>
          <w:b/>
        </w:rPr>
      </w:pPr>
    </w:p>
    <w:p w14:paraId="2E8BCBB4" w14:textId="77777777" w:rsidR="00C52445" w:rsidRPr="00B61F54" w:rsidRDefault="00C52445" w:rsidP="00C52445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52445" w:rsidRPr="00B61F54" w14:paraId="2D70EC89" w14:textId="77777777" w:rsidTr="0041583D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924E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92FB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561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7EF4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453D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52445" w:rsidRPr="00B61F54" w14:paraId="19C71812" w14:textId="77777777" w:rsidTr="0041583D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F0029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0E2C" w14:textId="1FB284CB" w:rsidR="00C52445" w:rsidRPr="00B61F54" w:rsidRDefault="00285D38" w:rsidP="0041583D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6953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8FF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9F1F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  <w:tr w:rsidR="00C52445" w:rsidRPr="00B61F54" w14:paraId="664DBB5E" w14:textId="77777777" w:rsidTr="0041583D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19AC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98A0" w14:textId="51D8F018" w:rsidR="00C52445" w:rsidRPr="00B61F54" w:rsidRDefault="003271A7" w:rsidP="0041583D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145A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C5EC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A0B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ID Format 錯誤</w:t>
            </w:r>
          </w:p>
          <w:p w14:paraId="6D0C45E0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 w:hint="eastAsia"/>
              </w:rPr>
              <w:lastRenderedPageBreak/>
              <w:t>EMail</w:t>
            </w:r>
            <w:proofErr w:type="spellEnd"/>
            <w:r w:rsidRPr="00B61F54">
              <w:rPr>
                <w:rFonts w:ascii="微軟正黑體" w:hAnsi="微軟正黑體" w:hint="eastAsia"/>
              </w:rPr>
              <w:t xml:space="preserve"> Format 錯誤</w:t>
            </w:r>
          </w:p>
          <w:p w14:paraId="0AE1819D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Phone Format 錯誤</w:t>
            </w:r>
          </w:p>
          <w:p w14:paraId="0836126B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0</w:t>
            </w:r>
            <w:r w:rsidRPr="00B61F54">
              <w:rPr>
                <w:rFonts w:ascii="微軟正黑體" w:hAnsi="微軟正黑體" w:hint="eastAsia"/>
              </w:rPr>
              <w:t>：可申請</w:t>
            </w:r>
          </w:p>
          <w:p w14:paraId="1D6D570F" w14:textId="77777777" w:rsidR="00C52445" w:rsidRPr="00B61F54" w:rsidRDefault="00C52445" w:rsidP="0041583D">
            <w:pPr>
              <w:rPr>
                <w:rFonts w:ascii="微軟正黑體" w:hAnsi="微軟正黑體"/>
                <w:color w:val="FF0000"/>
              </w:rPr>
            </w:pPr>
            <w:r w:rsidRPr="00B61F54">
              <w:rPr>
                <w:rFonts w:ascii="微軟正黑體" w:hAnsi="微軟正黑體"/>
              </w:rPr>
              <w:t>1</w:t>
            </w:r>
            <w:r w:rsidRPr="00B61F54">
              <w:rPr>
                <w:rFonts w:ascii="微軟正黑體" w:hAnsi="微軟正黑體" w:hint="eastAsia"/>
              </w:rPr>
              <w:t>：已審核/審核中</w:t>
            </w:r>
          </w:p>
          <w:p w14:paraId="6B8BB4A8" w14:textId="77777777" w:rsidR="00C52445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2：曾有婉拒紀錄</w:t>
            </w:r>
          </w:p>
          <w:p w14:paraId="06B1992B" w14:textId="594CBA04" w:rsidR="00CC3AC5" w:rsidRPr="00B61F54" w:rsidRDefault="00CC3AC5" w:rsidP="0041583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3：Em</w:t>
            </w:r>
            <w:r>
              <w:rPr>
                <w:rFonts w:ascii="微軟正黑體" w:hAnsi="微軟正黑體"/>
              </w:rPr>
              <w:t>ail</w:t>
            </w:r>
            <w:r>
              <w:rPr>
                <w:rFonts w:ascii="微軟正黑體" w:hAnsi="微軟正黑體" w:hint="eastAsia"/>
              </w:rPr>
              <w:t>/手機號碼與先前填寫不同</w:t>
            </w:r>
          </w:p>
        </w:tc>
      </w:tr>
    </w:tbl>
    <w:p w14:paraId="19279CE7" w14:textId="05666DBB" w:rsidR="00803940" w:rsidRPr="00D702A5" w:rsidRDefault="00C52445" w:rsidP="00C52445">
      <w:pPr>
        <w:pStyle w:val="aa"/>
        <w:widowControl/>
        <w:numPr>
          <w:ilvl w:val="0"/>
          <w:numId w:val="22"/>
        </w:numPr>
        <w:ind w:leftChars="0"/>
        <w:rPr>
          <w:rFonts w:ascii="微軟正黑體" w:hAnsi="微軟正黑體"/>
          <w:b/>
        </w:rPr>
      </w:pPr>
      <w:r w:rsidRPr="00D702A5">
        <w:rPr>
          <w:rFonts w:ascii="微軟正黑體" w:hAnsi="微軟正黑體" w:hint="eastAsia"/>
          <w:kern w:val="0"/>
        </w:rPr>
        <w:lastRenderedPageBreak/>
        <w:t>將會確認手機</w:t>
      </w:r>
      <w:r w:rsidRPr="00D702A5">
        <w:rPr>
          <w:rFonts w:ascii="微軟正黑體" w:hAnsi="微軟正黑體"/>
          <w:kern w:val="0"/>
        </w:rPr>
        <w:t>/email</w:t>
      </w:r>
      <w:r w:rsidRPr="00D702A5">
        <w:rPr>
          <w:rFonts w:ascii="微軟正黑體" w:hAnsi="微軟正黑體" w:hint="eastAsia"/>
          <w:kern w:val="0"/>
        </w:rPr>
        <w:t>是否不存在於資料庫，</w:t>
      </w:r>
      <w:r w:rsidR="00073F5D" w:rsidRPr="00D702A5">
        <w:rPr>
          <w:rFonts w:ascii="微軟正黑體" w:hAnsi="微軟正黑體" w:hint="eastAsia"/>
          <w:kern w:val="0"/>
        </w:rPr>
        <w:t>若已存在，則回傳訊息，如已審核/審核中..等等</w:t>
      </w:r>
    </w:p>
    <w:p w14:paraId="2F1E072B" w14:textId="2E712A21" w:rsidR="00803940" w:rsidRPr="00E16F50" w:rsidRDefault="00EB3290" w:rsidP="00C52445">
      <w:pPr>
        <w:pStyle w:val="aa"/>
        <w:widowControl/>
        <w:numPr>
          <w:ilvl w:val="0"/>
          <w:numId w:val="22"/>
        </w:numPr>
        <w:ind w:leftChars="0"/>
        <w:rPr>
          <w:rFonts w:ascii="微軟正黑體" w:hAnsi="微軟正黑體"/>
          <w:b/>
        </w:rPr>
      </w:pPr>
      <w:r w:rsidRPr="00D702A5">
        <w:rPr>
          <w:rFonts w:ascii="微軟正黑體" w:hAnsi="微軟正黑體" w:hint="eastAsia"/>
          <w:kern w:val="0"/>
        </w:rPr>
        <w:t>若</w:t>
      </w:r>
      <w:r w:rsidR="00803940" w:rsidRPr="00D702A5">
        <w:rPr>
          <w:rFonts w:ascii="微軟正黑體" w:hAnsi="微軟正黑體"/>
          <w:kern w:val="0"/>
        </w:rPr>
        <w:t>Email</w:t>
      </w:r>
      <w:r w:rsidRPr="00D702A5">
        <w:rPr>
          <w:rFonts w:ascii="微軟正黑體" w:hAnsi="微軟正黑體" w:hint="eastAsia"/>
          <w:kern w:val="0"/>
        </w:rPr>
        <w:t>、</w:t>
      </w:r>
      <w:r w:rsidR="00803940" w:rsidRPr="00D702A5">
        <w:rPr>
          <w:rFonts w:ascii="微軟正黑體" w:hAnsi="微軟正黑體" w:hint="eastAsia"/>
          <w:kern w:val="0"/>
        </w:rPr>
        <w:t>手機，跟第一次填</w:t>
      </w:r>
      <w:r w:rsidRPr="00D702A5">
        <w:rPr>
          <w:rFonts w:ascii="微軟正黑體" w:hAnsi="微軟正黑體" w:hint="eastAsia"/>
          <w:kern w:val="0"/>
        </w:rPr>
        <w:t>的</w:t>
      </w:r>
      <w:r w:rsidR="00803940" w:rsidRPr="00D702A5">
        <w:rPr>
          <w:rFonts w:ascii="微軟正黑體" w:hAnsi="微軟正黑體" w:hint="eastAsia"/>
          <w:kern w:val="0"/>
        </w:rPr>
        <w:t>不</w:t>
      </w:r>
      <w:r w:rsidR="00CC3AC5" w:rsidRPr="00D702A5">
        <w:rPr>
          <w:rFonts w:ascii="微軟正黑體" w:hAnsi="微軟正黑體" w:hint="eastAsia"/>
          <w:kern w:val="0"/>
        </w:rPr>
        <w:t>一致</w:t>
      </w:r>
      <w:r w:rsidR="00803940" w:rsidRPr="00D702A5">
        <w:rPr>
          <w:rFonts w:ascii="微軟正黑體" w:hAnsi="微軟正黑體" w:hint="eastAsia"/>
          <w:kern w:val="0"/>
        </w:rPr>
        <w:t>時</w:t>
      </w:r>
      <w:r w:rsidR="00421BBD" w:rsidRPr="00D702A5">
        <w:rPr>
          <w:rFonts w:ascii="微軟正黑體" w:hAnsi="微軟正黑體" w:hint="eastAsia"/>
          <w:kern w:val="0"/>
        </w:rPr>
        <w:t>，回</w:t>
      </w:r>
      <w:r w:rsidR="00CC3AC5" w:rsidRPr="00D702A5">
        <w:rPr>
          <w:rFonts w:ascii="微軟正黑體" w:hAnsi="微軟正黑體" w:hint="eastAsia"/>
          <w:kern w:val="0"/>
        </w:rPr>
        <w:t>相關</w:t>
      </w:r>
      <w:r w:rsidR="00421BBD" w:rsidRPr="00D702A5">
        <w:rPr>
          <w:rFonts w:ascii="微軟正黑體" w:hAnsi="微軟正黑體" w:hint="eastAsia"/>
          <w:kern w:val="0"/>
        </w:rPr>
        <w:t>錯誤</w:t>
      </w:r>
      <w:r w:rsidR="00CC3AC5" w:rsidRPr="00D702A5">
        <w:rPr>
          <w:rFonts w:ascii="微軟正黑體" w:hAnsi="微軟正黑體" w:hint="eastAsia"/>
          <w:kern w:val="0"/>
        </w:rPr>
        <w:t>訊息</w:t>
      </w:r>
      <w:r w:rsidR="00421BBD" w:rsidRPr="00D702A5">
        <w:rPr>
          <w:rFonts w:ascii="微軟正黑體" w:hAnsi="微軟正黑體" w:hint="eastAsia"/>
          <w:kern w:val="0"/>
        </w:rPr>
        <w:t>給A</w:t>
      </w:r>
      <w:r w:rsidR="00421BBD" w:rsidRPr="00D702A5">
        <w:rPr>
          <w:rFonts w:ascii="微軟正黑體" w:hAnsi="微軟正黑體"/>
          <w:kern w:val="0"/>
        </w:rPr>
        <w:t>pp</w:t>
      </w:r>
    </w:p>
    <w:p w14:paraId="466A085C" w14:textId="48AAF0FA" w:rsidR="00E16F50" w:rsidRPr="00AE5320" w:rsidRDefault="00E16F50" w:rsidP="00E16F50">
      <w:pPr>
        <w:pStyle w:val="aa"/>
        <w:numPr>
          <w:ilvl w:val="0"/>
          <w:numId w:val="22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339427A5" w14:textId="77777777" w:rsidR="00C52445" w:rsidRPr="00B61F54" w:rsidRDefault="00C52445" w:rsidP="00C52445">
      <w:pPr>
        <w:widowControl/>
        <w:rPr>
          <w:rFonts w:ascii="微軟正黑體" w:hAnsi="微軟正黑體"/>
          <w:b/>
        </w:rPr>
      </w:pPr>
      <w:r w:rsidRPr="00B61F54">
        <w:rPr>
          <w:rFonts w:ascii="微軟正黑體" w:hAnsi="微軟正黑體"/>
          <w:b/>
        </w:rPr>
        <w:br w:type="page"/>
      </w:r>
    </w:p>
    <w:p w14:paraId="20727A13" w14:textId="77777777" w:rsidR="00CA2810" w:rsidRPr="00B61F54" w:rsidRDefault="00CA2810" w:rsidP="00CA2810">
      <w:pPr>
        <w:pStyle w:val="2"/>
        <w:rPr>
          <w:rFonts w:ascii="微軟正黑體" w:hAnsi="微軟正黑體"/>
          <w:bCs w:val="0"/>
        </w:rPr>
      </w:pPr>
      <w:bookmarkStart w:id="23" w:name="_Toc105516368"/>
      <w:r w:rsidRPr="00B61F54">
        <w:rPr>
          <w:rFonts w:ascii="微軟正黑體" w:hAnsi="微軟正黑體" w:hint="eastAsia"/>
        </w:rPr>
        <w:lastRenderedPageBreak/>
        <w:t>取得同意條款</w:t>
      </w:r>
      <w:bookmarkEnd w:id="21"/>
      <w:bookmarkEnd w:id="23"/>
    </w:p>
    <w:p w14:paraId="62C1EFD6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60A53CE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51AC2C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EAF248F" w14:textId="20A9B949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g</w:t>
      </w:r>
      <w:r w:rsidR="00DE64D9" w:rsidRPr="00B61F54">
        <w:rPr>
          <w:rFonts w:ascii="微軟正黑體" w:hAnsi="微軟正黑體" w:cs="Arial Unicode MS"/>
        </w:rPr>
        <w:t>lobal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get</w:t>
      </w:r>
      <w:r w:rsidR="00DE285D">
        <w:rPr>
          <w:rFonts w:ascii="微軟正黑體" w:hAnsi="微軟正黑體" w:cs="Arial Unicode MS"/>
        </w:rPr>
        <w:t>t</w:t>
      </w:r>
      <w:r w:rsidRPr="00B61F54">
        <w:rPr>
          <w:rFonts w:ascii="微軟正黑體" w:hAnsi="微軟正黑體" w:cs="Arial Unicode MS" w:hint="eastAsia"/>
        </w:rPr>
        <w:t>erms</w:t>
      </w:r>
      <w:proofErr w:type="spellEnd"/>
    </w:p>
    <w:p w14:paraId="101A5ABE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5E17E7DD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626F601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2052"/>
        <w:gridCol w:w="2576"/>
      </w:tblGrid>
      <w:tr w:rsidR="00CA2810" w:rsidRPr="00B61F54" w14:paraId="3DB7B079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73B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BBD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9E5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99C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96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5D4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E7B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656E269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9ECFF" w14:textId="31B302E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C0B6" w14:textId="14C70261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EEA4D" w14:textId="1C200E08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39E8" w14:textId="7F95425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3A05" w14:textId="2718DAF9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05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A942" w14:textId="5B85624C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57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E29A" w14:textId="6E73F5F8" w:rsidR="00791AF4" w:rsidRPr="00A46BC2" w:rsidRDefault="00791AF4" w:rsidP="00A46BC2">
            <w:pPr>
              <w:rPr>
                <w:rFonts w:ascii="微軟正黑體" w:hAnsi="微軟正黑體"/>
                <w:color w:val="000000" w:themeColor="text1"/>
              </w:rPr>
            </w:pPr>
          </w:p>
        </w:tc>
      </w:tr>
    </w:tbl>
    <w:p w14:paraId="4DCAE6B0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7C00CF7E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549561F5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01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CEDF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BF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8A0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47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1241AB12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CFB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85E8" w14:textId="0CEE63C1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FA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ECE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C49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0E9A02D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94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E17C" w14:textId="230B6594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26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B7E7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D12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14B622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9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194D" w14:textId="122207C7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650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B7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C50D" w14:textId="6E993E8B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7F5F4BA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871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8E45" w14:textId="217B32D2" w:rsidR="00CA2810" w:rsidRPr="00B61F54" w:rsidRDefault="00A035D3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T</w:t>
            </w:r>
            <w:r w:rsidR="00CA2810" w:rsidRPr="00B61F54">
              <w:rPr>
                <w:rFonts w:ascii="微軟正黑體" w:hAnsi="微軟正黑體" w:hint="eastAsia"/>
              </w:rPr>
              <w:t>ermsList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ABC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條款列表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F2C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Array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44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791AF4" w:rsidRPr="00B61F54" w14:paraId="49EC6C53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97723" w14:textId="10B6C765" w:rsidR="00791AF4" w:rsidRPr="00B61F54" w:rsidRDefault="00791AF4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3.1.1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2567" w14:textId="16EDF2D7" w:rsidR="00791AF4" w:rsidRPr="00B61F54" w:rsidRDefault="00A035D3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T</w:t>
            </w:r>
            <w:r w:rsidR="00791AF4" w:rsidRPr="00B61F54">
              <w:rPr>
                <w:rFonts w:ascii="微軟正黑體" w:hAnsi="微軟正黑體"/>
              </w:rPr>
              <w:t>ermType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8FEC" w14:textId="549E895F" w:rsidR="00791AF4" w:rsidRPr="00B61F54" w:rsidRDefault="00791AF4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</w:t>
            </w:r>
            <w:r w:rsidRPr="00B61F54">
              <w:rPr>
                <w:rFonts w:ascii="微軟正黑體" w:hAnsi="微軟正黑體" w:cs="新細明體"/>
              </w:rPr>
              <w:t>Type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30B9" w14:textId="7E8C0C29" w:rsidR="00791AF4" w:rsidRPr="00B61F54" w:rsidRDefault="00791AF4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AB3D" w14:textId="3B37F688" w:rsidR="00791AF4" w:rsidRPr="00B61F54" w:rsidRDefault="00C21C30" w:rsidP="003578F8">
            <w:pPr>
              <w:rPr>
                <w:rFonts w:ascii="微軟正黑體" w:hAnsi="微軟正黑體"/>
              </w:rPr>
            </w:pPr>
            <w:r w:rsidRPr="00C21C30">
              <w:rPr>
                <w:rFonts w:ascii="微軟正黑體" w:hAnsi="微軟正黑體"/>
              </w:rPr>
              <w:t>Business</w:t>
            </w:r>
            <w:r w:rsidR="00C737C8">
              <w:rPr>
                <w:rFonts w:ascii="微軟正黑體" w:hAnsi="微軟正黑體" w:hint="eastAsia"/>
              </w:rPr>
              <w:t>：</w:t>
            </w:r>
            <w:r w:rsidR="00791AF4" w:rsidRPr="00B61F54">
              <w:rPr>
                <w:rFonts w:ascii="微軟正黑體" w:hAnsi="微軟正黑體" w:hint="eastAsia"/>
              </w:rPr>
              <w:t>業務</w:t>
            </w:r>
          </w:p>
          <w:p w14:paraId="500AD078" w14:textId="1AECEB52" w:rsidR="00791AF4" w:rsidRPr="00B61F54" w:rsidRDefault="00C737C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ebit Cart</w:t>
            </w:r>
            <w:r>
              <w:rPr>
                <w:rFonts w:ascii="微軟正黑體" w:hAnsi="微軟正黑體" w:hint="eastAsia"/>
              </w:rPr>
              <w:t>：</w:t>
            </w:r>
            <w:r w:rsidR="00791AF4" w:rsidRPr="00B61F54">
              <w:rPr>
                <w:rFonts w:ascii="微軟正黑體" w:hAnsi="微軟正黑體" w:hint="eastAsia"/>
              </w:rPr>
              <w:t>金融卡</w:t>
            </w:r>
          </w:p>
        </w:tc>
      </w:tr>
      <w:tr w:rsidR="005775E0" w:rsidRPr="00B61F54" w14:paraId="5485D930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F5CA" w14:textId="3C1ACB1C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  <w:r w:rsidRPr="00B61F54">
              <w:rPr>
                <w:rFonts w:ascii="微軟正黑體" w:hAnsi="微軟正黑體"/>
              </w:rPr>
              <w:t>.1.2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2FCE" w14:textId="61043917" w:rsidR="005775E0" w:rsidRPr="00B61F54" w:rsidRDefault="00A035D3" w:rsidP="005775E0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T</w:t>
            </w:r>
            <w:r w:rsidR="005775E0" w:rsidRPr="00B61F54">
              <w:rPr>
                <w:rFonts w:ascii="微軟正黑體" w:hAnsi="微軟正黑體"/>
              </w:rPr>
              <w:t>ermID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E18E" w14:textId="03AB0F0B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</w:t>
            </w:r>
            <w:r w:rsidRPr="00B61F54"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D7C2" w14:textId="5F4E5DF9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F763" w14:textId="77777777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 w:hint="eastAsia"/>
              </w:rPr>
              <w:t>No</w:t>
            </w:r>
            <w:r w:rsidRPr="00726131">
              <w:rPr>
                <w:rFonts w:ascii="微軟正黑體" w:hAnsi="微軟正黑體"/>
              </w:rPr>
              <w:t>tice</w:t>
            </w:r>
          </w:p>
          <w:p w14:paraId="7343341A" w14:textId="77777777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 w:hint="eastAsia"/>
              </w:rPr>
              <w:t>G</w:t>
            </w:r>
            <w:r w:rsidRPr="00726131">
              <w:rPr>
                <w:rFonts w:ascii="微軟正黑體" w:hAnsi="微軟正黑體"/>
              </w:rPr>
              <w:t>eneral</w:t>
            </w:r>
          </w:p>
          <w:p w14:paraId="7432D0EA" w14:textId="77777777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/>
              </w:rPr>
              <w:t>MMAb2c</w:t>
            </w:r>
          </w:p>
          <w:p w14:paraId="50A54182" w14:textId="52738A23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 w:hint="eastAsia"/>
              </w:rPr>
              <w:t>F</w:t>
            </w:r>
            <w:r w:rsidRPr="00726131">
              <w:rPr>
                <w:rFonts w:ascii="微軟正黑體" w:hAnsi="微軟正黑體"/>
              </w:rPr>
              <w:t>ATCA</w:t>
            </w:r>
          </w:p>
          <w:p w14:paraId="35873948" w14:textId="345BF15B" w:rsidR="007C51B9" w:rsidRPr="00726131" w:rsidRDefault="007C51B9" w:rsidP="00726131">
            <w:pPr>
              <w:rPr>
                <w:rFonts w:ascii="微軟正黑體" w:hAnsi="微軟正黑體"/>
                <w:color w:val="FF0000"/>
              </w:rPr>
            </w:pPr>
            <w:r w:rsidRPr="00726131">
              <w:rPr>
                <w:rFonts w:ascii="微軟正黑體" w:hAnsi="微軟正黑體"/>
                <w:color w:val="FF0000"/>
              </w:rPr>
              <w:t>Contract</w:t>
            </w:r>
          </w:p>
          <w:p w14:paraId="70CCBD41" w14:textId="77777777" w:rsidR="005775E0" w:rsidRPr="00726131" w:rsidRDefault="005775E0" w:rsidP="00726131">
            <w:pPr>
              <w:rPr>
                <w:rFonts w:ascii="微軟正黑體" w:hAnsi="微軟正黑體"/>
              </w:rPr>
            </w:pPr>
            <w:proofErr w:type="spellStart"/>
            <w:r w:rsidRPr="00726131">
              <w:rPr>
                <w:rFonts w:ascii="微軟正黑體" w:hAnsi="微軟正黑體"/>
              </w:rPr>
              <w:t>DebitAgreement</w:t>
            </w:r>
            <w:proofErr w:type="spellEnd"/>
          </w:p>
          <w:p w14:paraId="1FE5F8C8" w14:textId="2AA86A94" w:rsidR="005775E0" w:rsidRPr="00726131" w:rsidRDefault="005775E0" w:rsidP="00726131">
            <w:pPr>
              <w:rPr>
                <w:rFonts w:ascii="微軟正黑體" w:hAnsi="微軟正黑體"/>
              </w:rPr>
            </w:pPr>
            <w:proofErr w:type="spellStart"/>
            <w:r w:rsidRPr="00726131">
              <w:rPr>
                <w:rFonts w:ascii="微軟正黑體" w:hAnsi="微軟正黑體"/>
              </w:rPr>
              <w:t>DebitForm</w:t>
            </w:r>
            <w:proofErr w:type="spellEnd"/>
          </w:p>
        </w:tc>
      </w:tr>
      <w:tr w:rsidR="00646867" w:rsidRPr="00B61F54" w14:paraId="56F83374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913" w14:textId="1A18C863" w:rsidR="00646867" w:rsidRPr="00B61F54" w:rsidRDefault="00646867" w:rsidP="0064686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FE5F" w14:textId="30230501" w:rsidR="00646867" w:rsidRPr="00410E60" w:rsidRDefault="00A035D3" w:rsidP="00646867">
            <w:pPr>
              <w:rPr>
                <w:rFonts w:ascii="微軟正黑體" w:hAnsi="微軟正黑體"/>
              </w:rPr>
            </w:pPr>
            <w:proofErr w:type="spellStart"/>
            <w:r w:rsidRPr="00410E60">
              <w:rPr>
                <w:rFonts w:ascii="微軟正黑體" w:hAnsi="微軟正黑體"/>
              </w:rPr>
              <w:t>C</w:t>
            </w:r>
            <w:r w:rsidR="00646867" w:rsidRPr="00410E60">
              <w:rPr>
                <w:rFonts w:ascii="微軟正黑體" w:hAnsi="微軟正黑體"/>
              </w:rPr>
              <w:t>ountDownSecond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85DC" w14:textId="2206503F" w:rsidR="00646867" w:rsidRPr="00410E60" w:rsidRDefault="00646867" w:rsidP="00646867">
            <w:pPr>
              <w:rPr>
                <w:rFonts w:ascii="微軟正黑體" w:hAnsi="微軟正黑體" w:cs="新細明體"/>
              </w:rPr>
            </w:pPr>
            <w:r w:rsidRPr="00410E60">
              <w:rPr>
                <w:rFonts w:ascii="微軟正黑體" w:hAnsi="微軟正黑體" w:cs="新細明體" w:hint="eastAsia"/>
              </w:rPr>
              <w:t>倒數秒數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32CD" w14:textId="184D6245" w:rsidR="00646867" w:rsidRPr="00410E60" w:rsidRDefault="00646867" w:rsidP="00646867">
            <w:pPr>
              <w:rPr>
                <w:rFonts w:ascii="微軟正黑體" w:hAnsi="微軟正黑體"/>
              </w:rPr>
            </w:pPr>
            <w:proofErr w:type="spellStart"/>
            <w:r w:rsidRPr="00410E60">
              <w:rPr>
                <w:rFonts w:ascii="微軟正黑體" w:hAnsi="微軟正黑體"/>
              </w:rPr>
              <w:t>TinyInt</w:t>
            </w:r>
            <w:proofErr w:type="spellEnd"/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88EA" w14:textId="2CA099A3" w:rsidR="00646867" w:rsidRPr="00410E60" w:rsidRDefault="00847E70" w:rsidP="00847E70">
            <w:pPr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 w:hint="eastAsia"/>
              </w:rPr>
              <w:t>預設10秒</w:t>
            </w:r>
          </w:p>
        </w:tc>
      </w:tr>
      <w:tr w:rsidR="005775E0" w:rsidRPr="00B61F54" w14:paraId="2BFC4D17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3E6A" w14:textId="7476115F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3.1.</w:t>
            </w:r>
            <w:r w:rsidR="00E95AA0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621D" w14:textId="7F5EF66F" w:rsidR="005775E0" w:rsidRPr="00B61F54" w:rsidRDefault="00A035D3" w:rsidP="005775E0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U</w:t>
            </w:r>
            <w:r w:rsidR="005775E0" w:rsidRPr="00B61F54">
              <w:rPr>
                <w:rFonts w:ascii="微軟正黑體" w:hAnsi="微軟正黑體" w:hint="eastAsia"/>
              </w:rPr>
              <w:t>rl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EB40" w14:textId="77777777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條款連結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9B43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4F35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</w:p>
        </w:tc>
      </w:tr>
      <w:tr w:rsidR="005775E0" w:rsidRPr="00B61F54" w14:paraId="5163F393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44F9" w14:textId="4A7304E6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3.1.</w:t>
            </w:r>
            <w:r w:rsidR="00E95AA0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C13A" w14:textId="01FE6E24" w:rsidR="005775E0" w:rsidRPr="00B61F54" w:rsidRDefault="00A035D3" w:rsidP="005775E0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V</w:t>
            </w:r>
            <w:r w:rsidR="005775E0" w:rsidRPr="00B61F54">
              <w:rPr>
                <w:rFonts w:ascii="微軟正黑體" w:hAnsi="微軟正黑體"/>
              </w:rPr>
              <w:t>ersion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8D76" w14:textId="77777777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版本號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B4F8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6469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</w:p>
        </w:tc>
      </w:tr>
    </w:tbl>
    <w:p w14:paraId="028429AB" w14:textId="77777777" w:rsidR="00CA2810" w:rsidRPr="00B61F54" w:rsidRDefault="00CA2810" w:rsidP="00CA2810">
      <w:pPr>
        <w:rPr>
          <w:rFonts w:ascii="微軟正黑體" w:hAnsi="微軟正黑體"/>
        </w:rPr>
      </w:pPr>
    </w:p>
    <w:p w14:paraId="233F41BD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4CC9C77A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24" w:name="_Toc101800716"/>
      <w:bookmarkStart w:id="25" w:name="_Toc105516369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簽署同意條款</w:t>
      </w:r>
      <w:bookmarkEnd w:id="24"/>
      <w:bookmarkEnd w:id="25"/>
    </w:p>
    <w:p w14:paraId="73F67FAA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7544F67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28C8F9F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56EB222" w14:textId="709B8BBE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g</w:t>
      </w:r>
      <w:r w:rsidR="00DE64D9" w:rsidRPr="00B61F54">
        <w:rPr>
          <w:rFonts w:ascii="微軟正黑體" w:hAnsi="微軟正黑體" w:cs="Arial Unicode MS"/>
        </w:rPr>
        <w:t>lobal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sign</w:t>
      </w:r>
      <w:r w:rsidR="00DE285D">
        <w:rPr>
          <w:rFonts w:ascii="微軟正黑體" w:hAnsi="微軟正黑體" w:cs="Arial Unicode MS"/>
        </w:rPr>
        <w:t>t</w:t>
      </w:r>
      <w:r w:rsidRPr="00B61F54">
        <w:rPr>
          <w:rFonts w:ascii="微軟正黑體" w:hAnsi="微軟正黑體" w:cs="Arial Unicode MS" w:hint="eastAsia"/>
        </w:rPr>
        <w:t>erms</w:t>
      </w:r>
      <w:proofErr w:type="spellEnd"/>
    </w:p>
    <w:p w14:paraId="32B4A75B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57852234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297DFE0F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167"/>
        <w:gridCol w:w="783"/>
        <w:gridCol w:w="2477"/>
        <w:gridCol w:w="2151"/>
      </w:tblGrid>
      <w:tr w:rsidR="00CA2810" w:rsidRPr="00B61F54" w14:paraId="2DF4ABDA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3EC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E3A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77B6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F0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C1F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171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B3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6E6887F3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8DB5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257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ustomerID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B986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身份證字號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1B5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2515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8B4C" w14:textId="5168031A" w:rsidR="00CA2810" w:rsidRPr="00B61F54" w:rsidRDefault="00313859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A</w:t>
            </w:r>
            <w:r>
              <w:rPr>
                <w:rFonts w:ascii="微軟正黑體" w:hAnsi="微軟正黑體"/>
              </w:rPr>
              <w:t>ES</w:t>
            </w:r>
            <w:r>
              <w:rPr>
                <w:rFonts w:ascii="微軟正黑體" w:hAnsi="微軟正黑體" w:hint="eastAsia"/>
              </w:rPr>
              <w:t>_GCM</w:t>
            </w:r>
            <w:r w:rsidR="00547F01">
              <w:rPr>
                <w:rFonts w:ascii="微軟正黑體" w:hAnsi="微軟正黑體" w:hint="eastAsia"/>
              </w:rPr>
              <w:t>加密傳輸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8EF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</w:p>
        </w:tc>
      </w:tr>
      <w:tr w:rsidR="00DB250B" w:rsidRPr="00B61F54" w14:paraId="72D8414A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2C1F" w14:textId="7091F361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A0CA" w14:textId="273E05FD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E</w:t>
            </w:r>
            <w:r>
              <w:rPr>
                <w:rFonts w:ascii="微軟正黑體" w:hAnsi="微軟正黑體"/>
              </w:rPr>
              <w:t>mail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4538" w14:textId="491D2A35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信箱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3508" w14:textId="690E0CBC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5CE2" w14:textId="5B0B7F35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FF0" w14:textId="77777777" w:rsidR="00DB250B" w:rsidRDefault="00DB250B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28C1" w14:textId="77777777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</w:p>
        </w:tc>
      </w:tr>
      <w:tr w:rsidR="00DB250B" w:rsidRPr="00B61F54" w14:paraId="31E24371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EBF2" w14:textId="631BF835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6B86" w14:textId="5AD4F039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M</w:t>
            </w:r>
            <w:r>
              <w:rPr>
                <w:rFonts w:ascii="微軟正黑體" w:hAnsi="微軟正黑體"/>
              </w:rPr>
              <w:t>obile Phone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A789" w14:textId="10F3AD24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手機號碼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DA8F" w14:textId="6D108797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64BB" w14:textId="2E2EA577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5066" w14:textId="77777777" w:rsidR="00DB250B" w:rsidRDefault="00DB250B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1347" w14:textId="77777777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</w:p>
        </w:tc>
      </w:tr>
      <w:tr w:rsidR="00CA2810" w:rsidRPr="00B61F54" w14:paraId="3D255C07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6209" w14:textId="4F803125" w:rsidR="00CA2810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D2F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T</w:t>
            </w:r>
            <w:r w:rsidRPr="00B61F54">
              <w:rPr>
                <w:rFonts w:ascii="微軟正黑體" w:hAnsi="微軟正黑體" w:hint="eastAsia"/>
              </w:rPr>
              <w:t>ermsList</w:t>
            </w:r>
            <w:proofErr w:type="spellEnd"/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B2C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條款列表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87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Array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8CF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A55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CAA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5775E0" w:rsidRPr="00B61F54" w14:paraId="268EB6D9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5D02" w14:textId="490B17AD" w:rsidR="005775E0" w:rsidRPr="00B61F54" w:rsidRDefault="00DB250B" w:rsidP="005775E0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5775E0" w:rsidRPr="00B61F54">
              <w:rPr>
                <w:rFonts w:ascii="微軟正黑體" w:hAnsi="微軟正黑體"/>
              </w:rPr>
              <w:t>.</w:t>
            </w:r>
            <w:r w:rsidR="00810F40"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042A" w14:textId="28D87B6A" w:rsidR="005775E0" w:rsidRPr="00B61F54" w:rsidRDefault="005775E0" w:rsidP="005775E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TermID</w:t>
            </w:r>
            <w:proofErr w:type="spellEnd"/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7FC5" w14:textId="140365F4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</w:t>
            </w:r>
            <w:r w:rsidRPr="00B61F54"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9177" w14:textId="616B1050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6775" w14:textId="04714F8E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FEB8" w14:textId="77777777" w:rsidR="005775E0" w:rsidRPr="00A648BE" w:rsidRDefault="005775E0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 w:hint="eastAsia"/>
              </w:rPr>
              <w:t>No</w:t>
            </w:r>
            <w:r w:rsidRPr="00A648BE">
              <w:rPr>
                <w:rFonts w:ascii="微軟正黑體" w:hAnsi="微軟正黑體"/>
              </w:rPr>
              <w:t>tice</w:t>
            </w:r>
          </w:p>
          <w:p w14:paraId="5503947C" w14:textId="77777777" w:rsidR="005775E0" w:rsidRPr="00A648BE" w:rsidRDefault="005775E0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 w:hint="eastAsia"/>
              </w:rPr>
              <w:t>G</w:t>
            </w:r>
            <w:r w:rsidRPr="00A648BE">
              <w:rPr>
                <w:rFonts w:ascii="微軟正黑體" w:hAnsi="微軟正黑體"/>
              </w:rPr>
              <w:t>eneral</w:t>
            </w:r>
          </w:p>
          <w:p w14:paraId="0564495E" w14:textId="77777777" w:rsidR="005775E0" w:rsidRPr="00A648BE" w:rsidRDefault="005775E0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/>
              </w:rPr>
              <w:t>MMAb2c</w:t>
            </w:r>
          </w:p>
          <w:p w14:paraId="120D9411" w14:textId="77777777" w:rsidR="005775E0" w:rsidRPr="00A648BE" w:rsidRDefault="005775E0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 w:hint="eastAsia"/>
              </w:rPr>
              <w:t>F</w:t>
            </w:r>
            <w:r w:rsidRPr="00A648BE">
              <w:rPr>
                <w:rFonts w:ascii="微軟正黑體" w:hAnsi="微軟正黑體"/>
              </w:rPr>
              <w:t>ATCA</w:t>
            </w:r>
          </w:p>
          <w:p w14:paraId="7679DC8D" w14:textId="1492F146" w:rsidR="007C51B9" w:rsidRPr="00A648BE" w:rsidRDefault="007C51B9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/>
                <w:color w:val="FF0000"/>
              </w:rPr>
              <w:lastRenderedPageBreak/>
              <w:t>Contract</w:t>
            </w: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0063" w14:textId="6CA64C7F" w:rsidR="005775E0" w:rsidRPr="00B61F54" w:rsidRDefault="005775E0" w:rsidP="005775E0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89BFB4E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0FF1" w14:textId="6B3D3B06" w:rsidR="00CA2810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CA2810" w:rsidRPr="00B61F54">
              <w:rPr>
                <w:rFonts w:ascii="微軟正黑體" w:hAnsi="微軟正黑體" w:hint="eastAsia"/>
              </w:rPr>
              <w:t>.</w:t>
            </w:r>
            <w:r w:rsidR="00810F40"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71C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V</w:t>
            </w:r>
            <w:r w:rsidRPr="00B61F54">
              <w:rPr>
                <w:rFonts w:ascii="微軟正黑體" w:hAnsi="微軟正黑體" w:hint="eastAsia"/>
              </w:rPr>
              <w:t>ersion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E3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版本號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DC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73A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AF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2C35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062D0E84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A300" w14:textId="67E950A5" w:rsidR="00CA2810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CA2810" w:rsidRPr="00B61F54">
              <w:rPr>
                <w:rFonts w:ascii="微軟正黑體" w:hAnsi="微軟正黑體" w:hint="eastAsia"/>
              </w:rPr>
              <w:t>.</w:t>
            </w:r>
            <w:r w:rsidR="00810F40"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EB4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S</w:t>
            </w:r>
            <w:r w:rsidRPr="00B61F54">
              <w:rPr>
                <w:rFonts w:ascii="微軟正黑體" w:hAnsi="微軟正黑體" w:hint="eastAsia"/>
              </w:rPr>
              <w:t>ignTime</w:t>
            </w:r>
            <w:proofErr w:type="spellEnd"/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BA9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簽署時間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5C7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0A8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0F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 xml:space="preserve">-MM-dd </w:t>
            </w:r>
            <w:proofErr w:type="spellStart"/>
            <w:r w:rsidRPr="00B61F54">
              <w:rPr>
                <w:rFonts w:ascii="微軟正黑體" w:hAnsi="微軟正黑體"/>
              </w:rPr>
              <w:t>HH:</w:t>
            </w:r>
            <w:proofErr w:type="gramStart"/>
            <w:r w:rsidRPr="00B61F54">
              <w:rPr>
                <w:rFonts w:ascii="微軟正黑體" w:hAnsi="微軟正黑體"/>
              </w:rPr>
              <w:t>mm:ss</w:t>
            </w:r>
            <w:proofErr w:type="spellEnd"/>
            <w:proofErr w:type="gramEnd"/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C52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09929628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5797297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57068DE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1DA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EEB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4BF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ECF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E3A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6DEE241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CA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8890" w14:textId="29D9F3A2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F4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D3B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2E6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2B17FFF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DF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2E8E" w14:textId="71B00C62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E00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D36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BBF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AD39F7" w:rsidRPr="00B61F54" w14:paraId="5760042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935B" w14:textId="198B7BB3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E818" w14:textId="1A669557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D39F7">
              <w:rPr>
                <w:rFonts w:ascii="微軟正黑體" w:hAnsi="微軟正黑體"/>
                <w:color w:val="FF0000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B8FC" w14:textId="7F10A2F6" w:rsidR="00AD39F7" w:rsidRPr="00AD39F7" w:rsidRDefault="00AD39F7" w:rsidP="00AD39F7">
            <w:pPr>
              <w:rPr>
                <w:rFonts w:ascii="微軟正黑體" w:hAnsi="微軟正黑體" w:cs="新細明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7456" w14:textId="3C48B446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EA72" w14:textId="77777777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AD39F7" w:rsidRPr="00B61F54" w14:paraId="250883DB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F2E" w14:textId="3B9B7E28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3.1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3F15" w14:textId="77F33575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D39F7">
              <w:rPr>
                <w:rFonts w:ascii="微軟正黑體" w:hAnsi="微軟正黑體" w:hint="eastAsia"/>
                <w:color w:val="FF0000"/>
              </w:rPr>
              <w:t>I</w:t>
            </w:r>
            <w:r w:rsidRPr="00AD39F7">
              <w:rPr>
                <w:rFonts w:ascii="微軟正黑體" w:hAnsi="微軟正黑體"/>
                <w:color w:val="FF0000"/>
              </w:rPr>
              <w:t>n</w:t>
            </w:r>
            <w:r w:rsidRPr="00AD39F7">
              <w:rPr>
                <w:rFonts w:ascii="微軟正黑體" w:hAnsi="微軟正黑體" w:hint="eastAsia"/>
                <w:color w:val="FF0000"/>
              </w:rPr>
              <w:t>c</w:t>
            </w:r>
            <w:r w:rsidRPr="00AD39F7">
              <w:rPr>
                <w:rFonts w:ascii="微軟正黑體" w:hAnsi="微軟正黑體"/>
                <w:color w:val="FF0000"/>
              </w:rPr>
              <w:t>omingID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EB62" w14:textId="4856D0AD" w:rsidR="00AD39F7" w:rsidRPr="00AD39F7" w:rsidRDefault="00AD39F7" w:rsidP="00AD39F7">
            <w:pPr>
              <w:rPr>
                <w:rFonts w:ascii="微軟正黑體" w:hAnsi="微軟正黑體" w:cs="新細明體"/>
                <w:color w:val="FF0000"/>
              </w:rPr>
            </w:pPr>
            <w:proofErr w:type="gramStart"/>
            <w:r w:rsidRPr="00AD39F7">
              <w:rPr>
                <w:rFonts w:ascii="微軟正黑體" w:hAnsi="微軟正黑體" w:cs="新細明體" w:hint="eastAsia"/>
                <w:color w:val="FF0000"/>
              </w:rPr>
              <w:t>進件</w:t>
            </w:r>
            <w:proofErr w:type="gramEnd"/>
            <w:r w:rsidRPr="00AD39F7">
              <w:rPr>
                <w:rFonts w:ascii="微軟正黑體" w:hAnsi="微軟正黑體" w:cs="新細明體" w:hint="eastAsia"/>
                <w:color w:val="FF0000"/>
              </w:rPr>
              <w:t>ID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F807" w14:textId="45904A66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St</w:t>
            </w:r>
            <w:r w:rsidRPr="00AD39F7">
              <w:rPr>
                <w:rFonts w:ascii="微軟正黑體" w:hAnsi="微軟正黑體" w:cs="新細明體"/>
                <w:color w:val="FF0000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45EC" w14:textId="77777777" w:rsidR="00AD39F7" w:rsidRPr="00AD39F7" w:rsidRDefault="00AD39F7" w:rsidP="00AD39F7">
            <w:pPr>
              <w:rPr>
                <w:rFonts w:ascii="微軟正黑體" w:hAnsi="微軟正黑體" w:cs="新細明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G</w:t>
            </w:r>
            <w:r w:rsidRPr="00AD39F7">
              <w:rPr>
                <w:rFonts w:ascii="微軟正黑體" w:hAnsi="微軟正黑體" w:cs="新細明體"/>
                <w:color w:val="FF0000"/>
              </w:rPr>
              <w:t>UID</w:t>
            </w:r>
            <w:r w:rsidRPr="00AD39F7">
              <w:rPr>
                <w:rFonts w:ascii="微軟正黑體" w:hAnsi="微軟正黑體" w:cs="新細明體" w:hint="eastAsia"/>
                <w:color w:val="FF0000"/>
              </w:rPr>
              <w:t>格式</w:t>
            </w:r>
          </w:p>
          <w:p w14:paraId="6A38EDD2" w14:textId="401A89C9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範例: 00000000-0000-0000-0000-000000000000</w:t>
            </w:r>
          </w:p>
        </w:tc>
      </w:tr>
    </w:tbl>
    <w:p w14:paraId="0E8812E3" w14:textId="2F0323DE" w:rsidR="008B2B3E" w:rsidRPr="00C73FBA" w:rsidRDefault="009A428F" w:rsidP="00CA2810">
      <w:pPr>
        <w:rPr>
          <w:rFonts w:ascii="微軟正黑體" w:hAnsi="微軟正黑體"/>
          <w:bCs/>
          <w:color w:val="FF0000"/>
        </w:rPr>
      </w:pPr>
      <w:r w:rsidRPr="00C73FBA">
        <w:rPr>
          <w:rFonts w:ascii="微軟正黑體" w:hAnsi="微軟正黑體" w:hint="eastAsia"/>
          <w:bCs/>
          <w:color w:val="FF0000"/>
        </w:rPr>
        <w:t>此步驟中，會</w:t>
      </w:r>
      <w:r w:rsidR="00D72B53">
        <w:rPr>
          <w:rFonts w:ascii="微軟正黑體" w:hAnsi="微軟正黑體" w:hint="eastAsia"/>
          <w:bCs/>
          <w:color w:val="FF0000"/>
        </w:rPr>
        <w:t>依照</w:t>
      </w:r>
      <w:proofErr w:type="spellStart"/>
      <w:r w:rsidR="00D72B53" w:rsidRPr="00C73FBA">
        <w:rPr>
          <w:rFonts w:ascii="微軟正黑體" w:hAnsi="微軟正黑體"/>
          <w:color w:val="FF0000"/>
        </w:rPr>
        <w:t>C</w:t>
      </w:r>
      <w:r w:rsidR="00D72B53" w:rsidRPr="00C73FBA">
        <w:rPr>
          <w:rFonts w:ascii="微軟正黑體" w:hAnsi="微軟正黑體" w:hint="eastAsia"/>
          <w:color w:val="FF0000"/>
        </w:rPr>
        <w:t>ustomerID</w:t>
      </w:r>
      <w:proofErr w:type="spellEnd"/>
      <w:r w:rsidRPr="00C73FBA">
        <w:rPr>
          <w:rFonts w:ascii="微軟正黑體" w:hAnsi="微軟正黑體" w:hint="eastAsia"/>
          <w:bCs/>
          <w:color w:val="FF0000"/>
        </w:rPr>
        <w:t>將</w:t>
      </w:r>
      <w:proofErr w:type="spellStart"/>
      <w:r w:rsidRPr="00C73FBA">
        <w:rPr>
          <w:rFonts w:ascii="微軟正黑體" w:hAnsi="微軟正黑體" w:hint="eastAsia"/>
          <w:color w:val="FF0000"/>
        </w:rPr>
        <w:t>In</w:t>
      </w:r>
      <w:r w:rsidRPr="00C73FBA">
        <w:rPr>
          <w:rFonts w:ascii="微軟正黑體" w:hAnsi="微軟正黑體"/>
          <w:color w:val="FF0000"/>
        </w:rPr>
        <w:t>coming</w:t>
      </w:r>
      <w:r w:rsidRPr="00C73FBA">
        <w:rPr>
          <w:rFonts w:ascii="微軟正黑體" w:hAnsi="微軟正黑體" w:hint="eastAsia"/>
          <w:color w:val="FF0000"/>
        </w:rPr>
        <w:t>Te</w:t>
      </w:r>
      <w:r w:rsidRPr="00C73FBA">
        <w:rPr>
          <w:rFonts w:ascii="微軟正黑體" w:hAnsi="微軟正黑體"/>
          <w:color w:val="FF0000"/>
        </w:rPr>
        <w:t>mp</w:t>
      </w:r>
      <w:proofErr w:type="spellEnd"/>
      <w:r w:rsidRPr="00C73FBA">
        <w:rPr>
          <w:rFonts w:ascii="微軟正黑體" w:hAnsi="微軟正黑體" w:hint="eastAsia"/>
          <w:color w:val="FF0000"/>
        </w:rPr>
        <w:t>資料表中</w:t>
      </w:r>
      <w:r w:rsidR="00C73FBA">
        <w:rPr>
          <w:rFonts w:ascii="微軟正黑體" w:hAnsi="微軟正黑體" w:hint="eastAsia"/>
          <w:color w:val="FF0000"/>
        </w:rPr>
        <w:t>的</w:t>
      </w:r>
      <w:r w:rsidRPr="00C73FBA">
        <w:rPr>
          <w:rFonts w:ascii="微軟正黑體" w:hAnsi="微軟正黑體"/>
          <w:color w:val="FF0000"/>
        </w:rPr>
        <w:t>ID</w:t>
      </w:r>
      <w:r w:rsidRPr="00C73FBA">
        <w:rPr>
          <w:rFonts w:ascii="微軟正黑體" w:hAnsi="微軟正黑體" w:hint="eastAsia"/>
          <w:color w:val="FF0000"/>
        </w:rPr>
        <w:t>回傳到Ap</w:t>
      </w:r>
      <w:r w:rsidRPr="00C73FBA">
        <w:rPr>
          <w:rFonts w:ascii="微軟正黑體" w:hAnsi="微軟正黑體"/>
          <w:color w:val="FF0000"/>
        </w:rPr>
        <w:t>p</w:t>
      </w:r>
      <w:r w:rsidRPr="00C73FBA">
        <w:rPr>
          <w:rFonts w:ascii="微軟正黑體" w:hAnsi="微軟正黑體" w:hint="eastAsia"/>
          <w:color w:val="FF0000"/>
        </w:rPr>
        <w:t>中</w:t>
      </w:r>
      <w:r w:rsidR="00C73FBA">
        <w:rPr>
          <w:rFonts w:ascii="微軟正黑體" w:hAnsi="微軟正黑體" w:hint="eastAsia"/>
          <w:color w:val="FF0000"/>
        </w:rPr>
        <w:t>，若資料表中無資料會將</w:t>
      </w:r>
      <w:proofErr w:type="spellStart"/>
      <w:r w:rsidR="00C73FBA" w:rsidRPr="00C73FBA">
        <w:rPr>
          <w:rFonts w:ascii="微軟正黑體" w:hAnsi="微軟正黑體"/>
          <w:color w:val="FF0000"/>
        </w:rPr>
        <w:t>C</w:t>
      </w:r>
      <w:r w:rsidR="00C73FBA" w:rsidRPr="00C73FBA">
        <w:rPr>
          <w:rFonts w:ascii="微軟正黑體" w:hAnsi="微軟正黑體" w:hint="eastAsia"/>
          <w:color w:val="FF0000"/>
        </w:rPr>
        <w:t>ustomerID</w:t>
      </w:r>
      <w:proofErr w:type="spellEnd"/>
      <w:r w:rsidR="00C73FBA" w:rsidRPr="00C73FBA">
        <w:rPr>
          <w:rFonts w:ascii="微軟正黑體" w:hAnsi="微軟正黑體" w:hint="eastAsia"/>
          <w:color w:val="FF0000"/>
        </w:rPr>
        <w:t>寫入</w:t>
      </w:r>
      <w:r w:rsidR="00C73FBA">
        <w:rPr>
          <w:rFonts w:ascii="微軟正黑體" w:hAnsi="微軟正黑體" w:hint="eastAsia"/>
          <w:color w:val="FF0000"/>
        </w:rPr>
        <w:t>並產生一組ID。</w:t>
      </w:r>
    </w:p>
    <w:p w14:paraId="4563FFEA" w14:textId="365279A3" w:rsidR="00CA2810" w:rsidRPr="00B61F54" w:rsidRDefault="008B2B3E" w:rsidP="008B2B3E">
      <w:pPr>
        <w:widowControl/>
        <w:rPr>
          <w:rFonts w:ascii="微軟正黑體" w:hAnsi="微軟正黑體"/>
          <w:b/>
        </w:rPr>
      </w:pPr>
      <w:r w:rsidRPr="00B61F54">
        <w:rPr>
          <w:rFonts w:ascii="微軟正黑體" w:hAnsi="微軟正黑體"/>
          <w:b/>
        </w:rPr>
        <w:br w:type="page"/>
      </w:r>
    </w:p>
    <w:p w14:paraId="15493940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26" w:name="_Toc101800717"/>
      <w:bookmarkStart w:id="27" w:name="_Toc105516370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發送OTP</w:t>
      </w:r>
      <w:bookmarkEnd w:id="26"/>
      <w:bookmarkEnd w:id="27"/>
    </w:p>
    <w:p w14:paraId="35261B3A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18E1F3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1EF44C8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32E75CA" w14:textId="31CE28B6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g</w:t>
      </w:r>
      <w:r w:rsidR="00DE64D9" w:rsidRPr="00B61F54">
        <w:rPr>
          <w:rFonts w:ascii="微軟正黑體" w:hAnsi="微軟正黑體" w:cs="Arial Unicode MS"/>
        </w:rPr>
        <w:t>lobal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send</w:t>
      </w:r>
      <w:r w:rsidR="00C52445">
        <w:rPr>
          <w:rFonts w:ascii="微軟正黑體" w:hAnsi="微軟正黑體" w:cs="Arial Unicode MS"/>
        </w:rPr>
        <w:t>otp</w:t>
      </w:r>
      <w:proofErr w:type="spellEnd"/>
    </w:p>
    <w:p w14:paraId="486984A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>HTTP Method: POST</w:t>
      </w:r>
    </w:p>
    <w:p w14:paraId="1312ABF9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4E5C36DD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017"/>
        <w:gridCol w:w="900"/>
        <w:gridCol w:w="1320"/>
        <w:gridCol w:w="3308"/>
      </w:tblGrid>
      <w:tr w:rsidR="00CA2810" w:rsidRPr="00B61F54" w14:paraId="5A142AF4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9A1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74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F8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C4F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55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4A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79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965F8" w:rsidRPr="00B61F54" w14:paraId="64FB7880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0C1E9" w14:textId="77777777" w:rsidR="00C965F8" w:rsidRPr="00B61F54" w:rsidRDefault="00C965F8" w:rsidP="00C965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D75E" w14:textId="72F9044F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C965F8">
              <w:rPr>
                <w:rFonts w:ascii="微軟正黑體" w:hAnsi="微軟正黑體" w:hint="eastAsia"/>
                <w:color w:val="FF0000"/>
              </w:rPr>
              <w:t>I</w:t>
            </w:r>
            <w:r w:rsidRPr="00C965F8">
              <w:rPr>
                <w:rFonts w:ascii="微軟正黑體" w:hAnsi="微軟正黑體"/>
                <w:color w:val="FF0000"/>
              </w:rPr>
              <w:t>n</w:t>
            </w:r>
            <w:r w:rsidRPr="00C965F8">
              <w:rPr>
                <w:rFonts w:ascii="微軟正黑體" w:hAnsi="微軟正黑體" w:hint="eastAsia"/>
                <w:color w:val="FF0000"/>
              </w:rPr>
              <w:t>c</w:t>
            </w:r>
            <w:r w:rsidRPr="00C965F8">
              <w:rPr>
                <w:rFonts w:ascii="微軟正黑體" w:hAnsi="微軟正黑體"/>
                <w:color w:val="FF0000"/>
              </w:rPr>
              <w:t>omingID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152D" w14:textId="39A2B1FF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proofErr w:type="gramStart"/>
            <w:r w:rsidRPr="00C965F8">
              <w:rPr>
                <w:rFonts w:ascii="微軟正黑體" w:hAnsi="微軟正黑體" w:cs="新細明體" w:hint="eastAsia"/>
                <w:color w:val="FF0000"/>
              </w:rPr>
              <w:t>進件</w:t>
            </w:r>
            <w:proofErr w:type="gramEnd"/>
            <w:r w:rsidRPr="00C965F8">
              <w:rPr>
                <w:rFonts w:ascii="微軟正黑體" w:hAnsi="微軟正黑體" w:cs="新細明體" w:hint="eastAsia"/>
                <w:color w:val="FF0000"/>
              </w:rPr>
              <w:t>ID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4BFF" w14:textId="7D9B414F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St</w:t>
            </w:r>
            <w:r w:rsidRPr="00C965F8">
              <w:rPr>
                <w:rFonts w:ascii="微軟正黑體" w:hAnsi="微軟正黑體" w:cs="新細明體"/>
                <w:color w:val="FF0000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37A5" w14:textId="5D8371C4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B61E" w14:textId="08195085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G</w:t>
            </w:r>
            <w:r w:rsidRPr="00C965F8">
              <w:rPr>
                <w:rFonts w:ascii="微軟正黑體" w:hAnsi="微軟正黑體" w:cs="新細明體"/>
                <w:color w:val="FF0000"/>
              </w:rPr>
              <w:t>UID</w:t>
            </w:r>
            <w:r w:rsidRPr="00C965F8">
              <w:rPr>
                <w:rFonts w:ascii="微軟正黑體" w:hAnsi="微軟正黑體" w:cs="新細明體" w:hint="eastAsia"/>
                <w:color w:val="FF0000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7C6E" w14:textId="4E32AB93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00000000-0000-0000-0000-000000000000</w:t>
            </w:r>
          </w:p>
        </w:tc>
      </w:tr>
      <w:tr w:rsidR="00CA2810" w:rsidRPr="00B61F54" w14:paraId="3846FED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C0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C4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MobilePhone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0DD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手機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2B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8EB2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19F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821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16AAEDA0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366AC81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4141703F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510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73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FB0A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3BC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23C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679AB198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EA6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DF6F" w14:textId="096C9FB0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8E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25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70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FFC7F1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02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E36D" w14:textId="401E9173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B3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11D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E3C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4B7182" w:rsidRPr="00B61F54" w14:paraId="0D22D3D4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A257" w14:textId="77777777" w:rsidR="004B7182" w:rsidRPr="00B61F54" w:rsidRDefault="004B7182" w:rsidP="004B718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C46A" w14:textId="61146684" w:rsidR="004B7182" w:rsidRPr="00B61F54" w:rsidRDefault="00285D38" w:rsidP="004B718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E40E" w14:textId="77777777" w:rsidR="004B7182" w:rsidRPr="00B61F54" w:rsidRDefault="004B7182" w:rsidP="004B718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ED37" w14:textId="77777777" w:rsidR="004B7182" w:rsidRPr="00B61F54" w:rsidRDefault="004B7182" w:rsidP="004B718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421D5" w14:textId="297AFF1A" w:rsidR="004B7182" w:rsidRPr="00B61F54" w:rsidRDefault="004B7182" w:rsidP="004B7182">
            <w:pPr>
              <w:rPr>
                <w:rFonts w:ascii="微軟正黑體" w:hAnsi="微軟正黑體"/>
              </w:rPr>
            </w:pPr>
          </w:p>
        </w:tc>
      </w:tr>
      <w:tr w:rsidR="00D702A5" w:rsidRPr="00D702A5" w14:paraId="352FA3C1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31A1" w14:textId="0DF226CE" w:rsidR="00EA5D5D" w:rsidRPr="00D702A5" w:rsidRDefault="00EA5D5D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lastRenderedPageBreak/>
              <w:t>3.</w:t>
            </w:r>
            <w:r w:rsidR="00715252" w:rsidRPr="00D702A5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9727" w14:textId="40FF8EB1" w:rsidR="00EA5D5D" w:rsidRPr="00D702A5" w:rsidRDefault="00307B70" w:rsidP="00EA5D5D">
            <w:pPr>
              <w:rPr>
                <w:rFonts w:ascii="微軟正黑體" w:hAnsi="微軟正黑體"/>
              </w:rPr>
            </w:pPr>
            <w:proofErr w:type="spellStart"/>
            <w:r w:rsidRPr="00D702A5">
              <w:rPr>
                <w:rFonts w:ascii="微軟正黑體" w:hAnsi="微軟正黑體"/>
              </w:rPr>
              <w:t>I</w:t>
            </w:r>
            <w:r w:rsidR="00A11B65" w:rsidRPr="00D702A5">
              <w:rPr>
                <w:rFonts w:ascii="微軟正黑體" w:hAnsi="微軟正黑體"/>
              </w:rPr>
              <w:t>DenCode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6657" w14:textId="18E82C78" w:rsidR="00EA5D5D" w:rsidRPr="00D702A5" w:rsidRDefault="00EA5D5D" w:rsidP="00EA5D5D">
            <w:pPr>
              <w:rPr>
                <w:rFonts w:ascii="微軟正黑體" w:hAnsi="微軟正黑體" w:cs="新細明體"/>
              </w:rPr>
            </w:pPr>
            <w:r w:rsidRPr="00D702A5">
              <w:rPr>
                <w:rFonts w:ascii="微軟正黑體" w:hAnsi="微軟正黑體" w:cs="新細明體" w:hint="eastAsia"/>
              </w:rPr>
              <w:t>識別碼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1A22" w14:textId="51B897E3" w:rsidR="00EA5D5D" w:rsidRPr="00D702A5" w:rsidRDefault="00EA5D5D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44CB" w14:textId="7F5E8400" w:rsidR="00EA5D5D" w:rsidRPr="00D702A5" w:rsidRDefault="00EA5D5D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此為</w:t>
            </w:r>
            <w:r w:rsidR="002C0CB9" w:rsidRPr="00D702A5">
              <w:rPr>
                <w:rFonts w:ascii="微軟正黑體" w:hAnsi="微軟正黑體" w:hint="eastAsia"/>
              </w:rPr>
              <w:t>蓋特產生，中台API接收後，</w:t>
            </w:r>
            <w:r w:rsidRPr="00D702A5">
              <w:rPr>
                <w:rFonts w:ascii="微軟正黑體" w:hAnsi="微軟正黑體" w:hint="eastAsia"/>
              </w:rPr>
              <w:t>回傳給App顯示在畫面上</w:t>
            </w:r>
            <w:r w:rsidR="00A11B65" w:rsidRPr="00D702A5">
              <w:rPr>
                <w:rFonts w:ascii="微軟正黑體" w:hAnsi="微軟正黑體" w:hint="eastAsia"/>
              </w:rPr>
              <w:t>五</w:t>
            </w:r>
            <w:r w:rsidRPr="00D702A5">
              <w:rPr>
                <w:rFonts w:ascii="微軟正黑體" w:hAnsi="微軟正黑體" w:hint="eastAsia"/>
              </w:rPr>
              <w:t>碼</w:t>
            </w:r>
          </w:p>
          <w:p w14:paraId="3D1A4E03" w14:textId="130273AB" w:rsidR="00A11B65" w:rsidRPr="00D702A5" w:rsidRDefault="00A11B65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(</w:t>
            </w:r>
            <w:proofErr w:type="spellStart"/>
            <w:r w:rsidRPr="00D702A5">
              <w:rPr>
                <w:rFonts w:ascii="微軟正黑體" w:hAnsi="微軟正黑體"/>
              </w:rPr>
              <w:t>iDenCode</w:t>
            </w:r>
            <w:proofErr w:type="spellEnd"/>
            <w:r w:rsidRPr="00D702A5">
              <w:rPr>
                <w:rFonts w:ascii="微軟正黑體" w:hAnsi="微軟正黑體" w:hint="eastAsia"/>
              </w:rPr>
              <w:t>命名係參考蓋特的命名)</w:t>
            </w:r>
          </w:p>
        </w:tc>
      </w:tr>
    </w:tbl>
    <w:p w14:paraId="361DBC8A" w14:textId="46D0B461" w:rsidR="00CA2810" w:rsidRPr="00D702A5" w:rsidRDefault="00CA2810" w:rsidP="00CA2810">
      <w:pPr>
        <w:rPr>
          <w:rFonts w:ascii="微軟正黑體" w:hAnsi="微軟正黑體"/>
          <w:b/>
        </w:rPr>
      </w:pPr>
    </w:p>
    <w:p w14:paraId="4FA4CCC5" w14:textId="56138EDB" w:rsidR="007E3D73" w:rsidRPr="00D702A5" w:rsidRDefault="00D01F93" w:rsidP="00B61F54">
      <w:pPr>
        <w:adjustRightInd w:val="0"/>
        <w:snapToGrid w:val="0"/>
        <w:rPr>
          <w:rFonts w:ascii="微軟正黑體" w:hAnsi="微軟正黑體"/>
          <w:bCs/>
        </w:rPr>
      </w:pPr>
      <w:r w:rsidRPr="00D702A5">
        <w:rPr>
          <w:rFonts w:ascii="微軟正黑體" w:hAnsi="微軟正黑體" w:hint="eastAsia"/>
          <w:bCs/>
        </w:rPr>
        <w:t>本步驟中，中台API</w:t>
      </w:r>
      <w:r w:rsidR="007E3D73" w:rsidRPr="00D702A5">
        <w:rPr>
          <w:rFonts w:ascii="微軟正黑體" w:hAnsi="微軟正黑體" w:hint="eastAsia"/>
          <w:bCs/>
        </w:rPr>
        <w:t>需先呼叫蓋</w:t>
      </w:r>
      <w:proofErr w:type="gramStart"/>
      <w:r w:rsidR="007E3D73" w:rsidRPr="00D702A5">
        <w:rPr>
          <w:rFonts w:ascii="微軟正黑體" w:hAnsi="微軟正黑體" w:hint="eastAsia"/>
          <w:bCs/>
        </w:rPr>
        <w:t>特</w:t>
      </w:r>
      <w:proofErr w:type="gramEnd"/>
      <w:r w:rsidR="00ED68FB" w:rsidRPr="00D702A5">
        <w:rPr>
          <w:rFonts w:ascii="微軟正黑體" w:hAnsi="微軟正黑體"/>
          <w:bCs/>
        </w:rPr>
        <w:t>API</w:t>
      </w:r>
      <w:r w:rsidR="007E3D73" w:rsidRPr="00D702A5">
        <w:rPr>
          <w:rFonts w:ascii="微軟正黑體" w:hAnsi="微軟正黑體" w:hint="eastAsia"/>
          <w:bCs/>
        </w:rPr>
        <w:t>，取得其所產生之驗證碼</w:t>
      </w:r>
      <w:r w:rsidR="00ED68FB" w:rsidRPr="00D702A5">
        <w:rPr>
          <w:rFonts w:ascii="微軟正黑體" w:hAnsi="微軟正黑體" w:hint="eastAsia"/>
          <w:bCs/>
        </w:rPr>
        <w:t>，然後再將內容傳給簡訊中台</w:t>
      </w:r>
      <w:r w:rsidRPr="00D702A5">
        <w:rPr>
          <w:rFonts w:ascii="微軟正黑體" w:hAnsi="微軟正黑體" w:hint="eastAsia"/>
          <w:bCs/>
        </w:rPr>
        <w:t>，並將蓋</w:t>
      </w:r>
      <w:proofErr w:type="gramStart"/>
      <w:r w:rsidRPr="00D702A5">
        <w:rPr>
          <w:rFonts w:ascii="微軟正黑體" w:hAnsi="微軟正黑體" w:hint="eastAsia"/>
          <w:bCs/>
        </w:rPr>
        <w:t>特</w:t>
      </w:r>
      <w:proofErr w:type="gramEnd"/>
      <w:r w:rsidRPr="00D702A5">
        <w:rPr>
          <w:rFonts w:ascii="微軟正黑體" w:hAnsi="微軟正黑體" w:hint="eastAsia"/>
          <w:bCs/>
        </w:rPr>
        <w:t>所回傳之識別碼傳給Ap</w:t>
      </w:r>
      <w:r w:rsidRPr="00D702A5">
        <w:rPr>
          <w:rFonts w:ascii="微軟正黑體" w:hAnsi="微軟正黑體"/>
          <w:bCs/>
        </w:rPr>
        <w:t>p</w:t>
      </w:r>
    </w:p>
    <w:p w14:paraId="7A64E625" w14:textId="53C752DD" w:rsidR="00CA00F0" w:rsidRPr="00D702A5" w:rsidRDefault="003364EB" w:rsidP="00B61F54">
      <w:pPr>
        <w:adjustRightInd w:val="0"/>
        <w:snapToGrid w:val="0"/>
        <w:rPr>
          <w:rFonts w:ascii="微軟正黑體" w:hAnsi="微軟正黑體"/>
          <w:bCs/>
        </w:rPr>
      </w:pPr>
      <w:r w:rsidRPr="00D702A5">
        <w:rPr>
          <w:rFonts w:ascii="微軟正黑體" w:hAnsi="微軟正黑體" w:hint="eastAsia"/>
          <w:bCs/>
        </w:rPr>
        <w:t>蓋</w:t>
      </w:r>
      <w:proofErr w:type="gramStart"/>
      <w:r w:rsidRPr="00D702A5">
        <w:rPr>
          <w:rFonts w:ascii="微軟正黑體" w:hAnsi="微軟正黑體" w:hint="eastAsia"/>
          <w:bCs/>
        </w:rPr>
        <w:t>特</w:t>
      </w:r>
      <w:proofErr w:type="gramEnd"/>
      <w:r w:rsidR="00CA00F0" w:rsidRPr="00D702A5">
        <w:rPr>
          <w:rFonts w:ascii="微軟正黑體" w:hAnsi="微軟正黑體" w:hint="eastAsia"/>
          <w:bCs/>
        </w:rPr>
        <w:t>OTP</w:t>
      </w:r>
      <w:r w:rsidRPr="00D702A5">
        <w:rPr>
          <w:rFonts w:ascii="微軟正黑體" w:hAnsi="微軟正黑體" w:hint="eastAsia"/>
          <w:bCs/>
        </w:rPr>
        <w:t>相關API</w:t>
      </w:r>
      <w:r w:rsidR="00CA00F0" w:rsidRPr="00D702A5">
        <w:rPr>
          <w:rFonts w:ascii="微軟正黑體" w:hAnsi="微軟正黑體" w:hint="eastAsia"/>
          <w:bCs/>
        </w:rPr>
        <w:t>：</w:t>
      </w:r>
    </w:p>
    <w:p w14:paraId="3A7AD5F7" w14:textId="6D62F2D6" w:rsidR="00CA00F0" w:rsidRPr="00D702A5" w:rsidRDefault="00CA00F0" w:rsidP="00B61F54">
      <w:pPr>
        <w:adjustRightInd w:val="0"/>
        <w:snapToGrid w:val="0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取得Ac</w:t>
      </w:r>
      <w:r w:rsidRPr="00D702A5">
        <w:rPr>
          <w:rFonts w:ascii="微軟正黑體" w:hAnsi="微軟正黑體"/>
        </w:rPr>
        <w:t>cess Token</w:t>
      </w:r>
      <w:r w:rsidRPr="00D702A5">
        <w:rPr>
          <w:rFonts w:ascii="微軟正黑體" w:hAnsi="微軟正黑體" w:hint="eastAsia"/>
        </w:rPr>
        <w:t>：</w:t>
      </w:r>
      <w:r w:rsidRPr="00D702A5">
        <w:rPr>
          <w:rFonts w:ascii="微軟正黑體" w:hAnsi="微軟正黑體"/>
        </w:rPr>
        <w:t>Https://[ServerIP]/SOAPOTP/auth</w:t>
      </w:r>
    </w:p>
    <w:p w14:paraId="36352DC6" w14:textId="74AC70E3" w:rsidR="00CA00F0" w:rsidRPr="00D702A5" w:rsidRDefault="00CA00F0" w:rsidP="00B61F54">
      <w:pPr>
        <w:adjustRightInd w:val="0"/>
        <w:snapToGrid w:val="0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產生OTP：</w:t>
      </w:r>
      <w:r w:rsidRPr="00D702A5">
        <w:rPr>
          <w:rFonts w:ascii="微軟正黑體" w:hAnsi="微軟正黑體"/>
        </w:rPr>
        <w:t>https://[ServerIP]/SOAPOTP/requestOT</w:t>
      </w:r>
      <w:r w:rsidR="00BB29D8" w:rsidRPr="00D702A5">
        <w:rPr>
          <w:rFonts w:ascii="微軟正黑體" w:hAnsi="微軟正黑體"/>
        </w:rPr>
        <w:t>P</w:t>
      </w:r>
    </w:p>
    <w:p w14:paraId="7184E4C1" w14:textId="28779331" w:rsidR="006D442F" w:rsidRPr="00B61F54" w:rsidRDefault="006D442F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bookmarkStart w:id="28" w:name="_Toc101800718"/>
    </w:p>
    <w:p w14:paraId="10FAA323" w14:textId="77777777" w:rsidR="00D2000D" w:rsidRDefault="00D2000D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246F5610" w14:textId="2C5D43B1" w:rsidR="00CA2810" w:rsidRPr="00B61F54" w:rsidRDefault="00CA2810" w:rsidP="00CA2810">
      <w:pPr>
        <w:pStyle w:val="2"/>
        <w:rPr>
          <w:rFonts w:ascii="微軟正黑體" w:hAnsi="微軟正黑體"/>
          <w:color w:val="000000" w:themeColor="text1"/>
          <w:szCs w:val="24"/>
        </w:rPr>
      </w:pPr>
      <w:bookmarkStart w:id="29" w:name="_Toc105516371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驗證OTP</w:t>
      </w:r>
      <w:bookmarkEnd w:id="28"/>
      <w:bookmarkEnd w:id="29"/>
    </w:p>
    <w:p w14:paraId="5E45734F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9659330" w14:textId="08BD49C5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/>
        </w:rPr>
        <w:t>g</w:t>
      </w:r>
      <w:r w:rsidR="00DE64D9" w:rsidRPr="00B61F54">
        <w:rPr>
          <w:rFonts w:ascii="微軟正黑體" w:hAnsi="微軟正黑體"/>
        </w:rPr>
        <w:t>lobal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/>
        </w:rPr>
        <w:t>check</w:t>
      </w:r>
      <w:r w:rsidR="00254033">
        <w:rPr>
          <w:rFonts w:ascii="微軟正黑體" w:hAnsi="微軟正黑體" w:cs="Arial Unicode MS"/>
        </w:rPr>
        <w:t>otp</w:t>
      </w:r>
      <w:proofErr w:type="spellEnd"/>
    </w:p>
    <w:p w14:paraId="38CC6B1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1534EBE2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4F4D7313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FC1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DB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68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CD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B23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078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AEB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01170" w:rsidRPr="00B61F54" w14:paraId="3DB8A5EE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7146" w14:textId="77777777" w:rsidR="00E01170" w:rsidRPr="00B61F54" w:rsidRDefault="00E01170" w:rsidP="00E0117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6E50" w14:textId="77C710B8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C965F8">
              <w:rPr>
                <w:rFonts w:ascii="微軟正黑體" w:hAnsi="微軟正黑體" w:hint="eastAsia"/>
                <w:color w:val="FF0000"/>
              </w:rPr>
              <w:t>I</w:t>
            </w:r>
            <w:r w:rsidRPr="00C965F8">
              <w:rPr>
                <w:rFonts w:ascii="微軟正黑體" w:hAnsi="微軟正黑體"/>
                <w:color w:val="FF0000"/>
              </w:rPr>
              <w:t>n</w:t>
            </w:r>
            <w:r w:rsidRPr="00C965F8">
              <w:rPr>
                <w:rFonts w:ascii="微軟正黑體" w:hAnsi="微軟正黑體" w:hint="eastAsia"/>
                <w:color w:val="FF0000"/>
              </w:rPr>
              <w:t>c</w:t>
            </w:r>
            <w:r w:rsidRPr="00C965F8">
              <w:rPr>
                <w:rFonts w:ascii="微軟正黑體" w:hAnsi="微軟正黑體"/>
                <w:color w:val="FF0000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6AB68" w14:textId="706918BA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proofErr w:type="gramStart"/>
            <w:r w:rsidRPr="00C965F8">
              <w:rPr>
                <w:rFonts w:ascii="微軟正黑體" w:hAnsi="微軟正黑體" w:cs="新細明體" w:hint="eastAsia"/>
                <w:color w:val="FF0000"/>
              </w:rPr>
              <w:t>進件</w:t>
            </w:r>
            <w:proofErr w:type="gramEnd"/>
            <w:r w:rsidRPr="00C965F8">
              <w:rPr>
                <w:rFonts w:ascii="微軟正黑體" w:hAnsi="微軟正黑體" w:cs="新細明體" w:hint="eastAsia"/>
                <w:color w:val="FF0000"/>
              </w:rPr>
              <w:t>ID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A567" w14:textId="469F2F33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St</w:t>
            </w:r>
            <w:r w:rsidRPr="00C965F8">
              <w:rPr>
                <w:rFonts w:ascii="微軟正黑體" w:hAnsi="微軟正黑體" w:cs="新細明體"/>
                <w:color w:val="FF0000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2B20" w14:textId="037FD0E3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21C6" w14:textId="37F58670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G</w:t>
            </w:r>
            <w:r w:rsidRPr="00C965F8">
              <w:rPr>
                <w:rFonts w:ascii="微軟正黑體" w:hAnsi="微軟正黑體" w:cs="新細明體"/>
                <w:color w:val="FF0000"/>
              </w:rPr>
              <w:t>UID</w:t>
            </w:r>
            <w:r w:rsidRPr="00C965F8">
              <w:rPr>
                <w:rFonts w:ascii="微軟正黑體" w:hAnsi="微軟正黑體" w:cs="新細明體" w:hint="eastAsia"/>
                <w:color w:val="FF0000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76C8" w14:textId="61333F5E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00000000-0000-0000-0000-000000000000</w:t>
            </w:r>
          </w:p>
        </w:tc>
      </w:tr>
      <w:tr w:rsidR="00CA2810" w:rsidRPr="00B61F54" w14:paraId="6CB7BAF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7C0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91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MobilePhone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B97D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手機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E0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C4E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5E9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6E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B13262D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CE2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5C5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Email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0D7E4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信箱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0E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524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5A1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03B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CEFCD9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43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ECB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OTPCode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88F7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驗證碼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4D0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36C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53B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7BB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16AE5839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397B31B0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1849"/>
        <w:gridCol w:w="1875"/>
        <w:gridCol w:w="1545"/>
        <w:gridCol w:w="4260"/>
      </w:tblGrid>
      <w:tr w:rsidR="00CA2810" w:rsidRPr="00B61F54" w14:paraId="266F7992" w14:textId="77777777" w:rsidTr="003578F8">
        <w:trPr>
          <w:trHeight w:val="465"/>
        </w:trPr>
        <w:tc>
          <w:tcPr>
            <w:tcW w:w="8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028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F9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36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F9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F42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0141A7FA" w14:textId="77777777" w:rsidTr="003578F8">
        <w:tc>
          <w:tcPr>
            <w:tcW w:w="851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98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849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A41D" w14:textId="7CDAFD0A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C51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44B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262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9FE90D6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DF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6490" w14:textId="01EFB396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D80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7E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70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1.</w:t>
            </w:r>
            <w:r w:rsidRPr="00B61F54">
              <w:rPr>
                <w:rFonts w:ascii="微軟正黑體" w:hAnsi="微軟正黑體" w:hint="eastAsia"/>
              </w:rPr>
              <w:t>OTP驗證錯誤1~2</w:t>
            </w:r>
          </w:p>
          <w:p w14:paraId="4D3A637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2.</w:t>
            </w:r>
            <w:r w:rsidRPr="00B61F54">
              <w:rPr>
                <w:rFonts w:ascii="微軟正黑體" w:hAnsi="微軟正黑體" w:hint="eastAsia"/>
              </w:rPr>
              <w:t>OTP驗證錯誤當日上限3</w:t>
            </w:r>
          </w:p>
          <w:p w14:paraId="5406797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3.</w:t>
            </w:r>
            <w:r w:rsidRPr="00B61F54">
              <w:rPr>
                <w:rFonts w:ascii="微軟正黑體" w:hAnsi="微軟正黑體" w:hint="eastAsia"/>
              </w:rPr>
              <w:t>OTP驗證錯誤當月上限5</w:t>
            </w:r>
          </w:p>
          <w:p w14:paraId="2B6E1E10" w14:textId="7F1B2F48" w:rsidR="00CA2810" w:rsidRPr="00B61F54" w:rsidRDefault="00587170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CA2810" w:rsidRPr="00B61F54">
              <w:rPr>
                <w:rFonts w:ascii="微軟正黑體" w:hAnsi="微軟正黑體"/>
              </w:rPr>
              <w:t>.</w:t>
            </w:r>
            <w:r w:rsidR="00CA2810" w:rsidRPr="00B61F54">
              <w:rPr>
                <w:rFonts w:ascii="微軟正黑體" w:hAnsi="微軟正黑體" w:hint="eastAsia"/>
              </w:rPr>
              <w:t>既有本行會員</w:t>
            </w:r>
          </w:p>
          <w:p w14:paraId="1CF19E2E" w14:textId="6816B791" w:rsidR="00CA2810" w:rsidRPr="00B61F54" w:rsidRDefault="00587170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5</w:t>
            </w:r>
            <w:r w:rsidR="00CA2810" w:rsidRPr="00B61F54">
              <w:rPr>
                <w:rFonts w:ascii="微軟正黑體" w:hAnsi="微軟正黑體"/>
              </w:rPr>
              <w:t>.</w:t>
            </w:r>
            <w:r w:rsidR="00CA2810" w:rsidRPr="00B61F54">
              <w:rPr>
                <w:rFonts w:ascii="微軟正黑體" w:hAnsi="微軟正黑體" w:hint="eastAsia"/>
              </w:rPr>
              <w:t>同一手機/email不可重複申請開戶</w:t>
            </w:r>
          </w:p>
          <w:p w14:paraId="3A84214E" w14:textId="2239D9E0" w:rsidR="004B7182" w:rsidRPr="00B61F54" w:rsidRDefault="00587170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6</w:t>
            </w:r>
            <w:r w:rsidR="004B7182" w:rsidRPr="00B61F54">
              <w:rPr>
                <w:rFonts w:ascii="微軟正黑體" w:hAnsi="微軟正黑體"/>
              </w:rPr>
              <w:t>.</w:t>
            </w:r>
            <w:r w:rsidR="004B7182" w:rsidRPr="00B61F54">
              <w:rPr>
                <w:rFonts w:ascii="微軟正黑體" w:hAnsi="微軟正黑體" w:hint="eastAsia"/>
              </w:rPr>
              <w:t>開戶中（此狀態要回步驟）</w:t>
            </w:r>
          </w:p>
        </w:tc>
      </w:tr>
      <w:tr w:rsidR="00CA2810" w:rsidRPr="00B61F54" w14:paraId="05F976F0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6A5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442D" w14:textId="34E6BAC0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5182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B5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2C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5A5845" w:rsidRPr="00B61F54" w14:paraId="331B9DBD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8D15" w14:textId="28A2CF90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3.</w:t>
            </w:r>
            <w:r>
              <w:rPr>
                <w:rFonts w:ascii="微軟正黑體" w:hAnsi="微軟正黑體"/>
              </w:rPr>
              <w:t>1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4BCD" w14:textId="577296A2" w:rsidR="005A5845" w:rsidRPr="00B61F54" w:rsidRDefault="008C72FC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S</w:t>
            </w:r>
            <w:r w:rsidR="005A5845" w:rsidRPr="00B61F54">
              <w:rPr>
                <w:rFonts w:ascii="微軟正黑體" w:hAnsi="微軟正黑體"/>
              </w:rPr>
              <w:t>tep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C3E6" w14:textId="29CCF459" w:rsidR="005A5845" w:rsidRPr="00B61F54" w:rsidRDefault="005A5845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現在步驟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32E2" w14:textId="05088AB0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F51F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證件上傳</w:t>
            </w:r>
          </w:p>
          <w:p w14:paraId="2BF8941C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基本資料</w:t>
            </w:r>
          </w:p>
          <w:p w14:paraId="7A56B4BC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使用者代碼</w:t>
            </w:r>
            <w:r w:rsidRPr="00B61F54">
              <w:rPr>
                <w:rFonts w:ascii="微軟正黑體" w:hAnsi="微軟正黑體"/>
              </w:rPr>
              <w:t>/</w:t>
            </w:r>
            <w:r w:rsidRPr="00B61F54">
              <w:rPr>
                <w:rFonts w:ascii="微軟正黑體" w:hAnsi="微軟正黑體" w:hint="eastAsia"/>
              </w:rPr>
              <w:t>密碼設定</w:t>
            </w:r>
          </w:p>
          <w:p w14:paraId="6B6083D6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開戶結果</w:t>
            </w:r>
          </w:p>
          <w:p w14:paraId="77A5EA54" w14:textId="70AE862D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(步驟待確認)</w:t>
            </w:r>
          </w:p>
        </w:tc>
      </w:tr>
      <w:tr w:rsidR="005A5845" w:rsidRPr="00B61F54" w14:paraId="546D4260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3400" w14:textId="0895F3CB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C3C2" w14:textId="6194127B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C890" w14:textId="250C3D30" w:rsidR="005A5845" w:rsidRPr="00B61F54" w:rsidRDefault="005A5845" w:rsidP="003578F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030B" w14:textId="3C5F09EA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4A8D1" w14:textId="7AB7A4D1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</w:tr>
      <w:tr w:rsidR="005A5845" w:rsidRPr="00B61F54" w14:paraId="3DC45A1C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6152" w14:textId="7360B768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5611" w14:textId="0D117FCE" w:rsidR="005A5845" w:rsidRPr="00B61F54" w:rsidRDefault="005A5845" w:rsidP="004B7182">
            <w:pPr>
              <w:rPr>
                <w:rFonts w:ascii="微軟正黑體" w:hAnsi="微軟正黑體"/>
              </w:rPr>
            </w:pP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8466" w14:textId="12602253" w:rsidR="005A5845" w:rsidRPr="00B61F54" w:rsidRDefault="005A5845" w:rsidP="003578F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F5B4" w14:textId="21FD6D8B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BA27" w14:textId="7BB676ED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</w:tr>
    </w:tbl>
    <w:p w14:paraId="14B57C72" w14:textId="77777777" w:rsidR="003364EB" w:rsidRPr="00D702A5" w:rsidRDefault="003364EB" w:rsidP="003364EB">
      <w:pPr>
        <w:rPr>
          <w:rFonts w:ascii="微軟正黑體" w:hAnsi="微軟正黑體"/>
          <w:bCs/>
        </w:rPr>
      </w:pPr>
      <w:r w:rsidRPr="00D702A5">
        <w:rPr>
          <w:rFonts w:ascii="微軟正黑體" w:hAnsi="微軟正黑體" w:hint="eastAsia"/>
          <w:bCs/>
        </w:rPr>
        <w:t>蓋</w:t>
      </w:r>
      <w:proofErr w:type="gramStart"/>
      <w:r w:rsidRPr="00D702A5">
        <w:rPr>
          <w:rFonts w:ascii="微軟正黑體" w:hAnsi="微軟正黑體" w:hint="eastAsia"/>
          <w:bCs/>
        </w:rPr>
        <w:t>特</w:t>
      </w:r>
      <w:proofErr w:type="gramEnd"/>
      <w:r w:rsidRPr="00D702A5">
        <w:rPr>
          <w:rFonts w:ascii="微軟正黑體" w:hAnsi="微軟正黑體" w:hint="eastAsia"/>
          <w:bCs/>
        </w:rPr>
        <w:t>OTP相關API：</w:t>
      </w:r>
    </w:p>
    <w:p w14:paraId="31AE4E30" w14:textId="0E3A2503" w:rsidR="00CA2810" w:rsidRPr="00D702A5" w:rsidRDefault="003364EB" w:rsidP="00CA2810">
      <w:pPr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驗證OTP：</w:t>
      </w:r>
      <w:r w:rsidR="00EC16EA">
        <w:fldChar w:fldCharType="begin"/>
      </w:r>
      <w:r w:rsidR="00EC16EA">
        <w:instrText xml:space="preserve"> HYPERLINK "https://[ServerIP]/SOAPOTP/validateOTP" </w:instrText>
      </w:r>
      <w:r w:rsidR="00EC16EA">
        <w:fldChar w:fldCharType="separate"/>
      </w:r>
      <w:r w:rsidRPr="00D702A5">
        <w:rPr>
          <w:rStyle w:val="ac"/>
          <w:rFonts w:ascii="微軟正黑體" w:hAnsi="微軟正黑體"/>
          <w:color w:val="auto"/>
        </w:rPr>
        <w:t>https://[ServerIP]/SOAPOTP/validateOTP</w:t>
      </w:r>
      <w:r w:rsidR="00EC16EA">
        <w:rPr>
          <w:rStyle w:val="ac"/>
          <w:rFonts w:ascii="微軟正黑體" w:hAnsi="微軟正黑體"/>
          <w:color w:val="auto"/>
        </w:rPr>
        <w:fldChar w:fldCharType="end"/>
      </w:r>
    </w:p>
    <w:p w14:paraId="55D9D38D" w14:textId="77777777" w:rsidR="003364EB" w:rsidRPr="00D702A5" w:rsidRDefault="003364EB" w:rsidP="00CA2810">
      <w:pPr>
        <w:rPr>
          <w:rFonts w:ascii="微軟正黑體" w:hAnsi="微軟正黑體"/>
        </w:rPr>
      </w:pPr>
    </w:p>
    <w:p w14:paraId="3BCEC081" w14:textId="0B31A17C" w:rsidR="00786434" w:rsidRPr="00D702A5" w:rsidRDefault="00C148F9" w:rsidP="00CA2810">
      <w:pPr>
        <w:widowControl/>
        <w:numPr>
          <w:ilvl w:val="0"/>
          <w:numId w:val="9"/>
        </w:numPr>
        <w:spacing w:line="480" w:lineRule="auto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中台會</w:t>
      </w:r>
      <w:r w:rsidR="00786434" w:rsidRPr="00D702A5">
        <w:rPr>
          <w:rFonts w:ascii="微軟正黑體" w:hAnsi="微軟正黑體" w:hint="eastAsia"/>
        </w:rPr>
        <w:t>先</w:t>
      </w:r>
      <w:proofErr w:type="gramStart"/>
      <w:r w:rsidRPr="00D702A5">
        <w:rPr>
          <w:rFonts w:ascii="微軟正黑體" w:hAnsi="微軟正黑體" w:hint="eastAsia"/>
        </w:rPr>
        <w:t>到進件資料庫</w:t>
      </w:r>
      <w:proofErr w:type="gramEnd"/>
      <w:r w:rsidRPr="00D702A5">
        <w:rPr>
          <w:rFonts w:ascii="微軟正黑體" w:hAnsi="微軟正黑體" w:hint="eastAsia"/>
        </w:rPr>
        <w:t>中</w:t>
      </w:r>
      <w:r w:rsidR="00786434" w:rsidRPr="00D702A5">
        <w:rPr>
          <w:rFonts w:ascii="微軟正黑體" w:hAnsi="微軟正黑體" w:hint="eastAsia"/>
        </w:rPr>
        <w:t>檢查是否</w:t>
      </w:r>
      <w:r w:rsidR="0082599E" w:rsidRPr="00D702A5">
        <w:rPr>
          <w:rFonts w:ascii="微軟正黑體" w:hAnsi="微軟正黑體" w:hint="eastAsia"/>
        </w:rPr>
        <w:t>已達</w:t>
      </w:r>
      <w:r w:rsidR="00786434" w:rsidRPr="00D702A5">
        <w:rPr>
          <w:rFonts w:ascii="微軟正黑體" w:hAnsi="微軟正黑體" w:hint="eastAsia"/>
        </w:rPr>
        <w:t>每日三次、每月五次錯誤，若未達</w:t>
      </w:r>
      <w:proofErr w:type="gramStart"/>
      <w:r w:rsidR="00786434" w:rsidRPr="00D702A5">
        <w:rPr>
          <w:rFonts w:ascii="微軟正黑體" w:hAnsi="微軟正黑體" w:hint="eastAsia"/>
        </w:rPr>
        <w:t>達</w:t>
      </w:r>
      <w:proofErr w:type="gramEnd"/>
      <w:r w:rsidR="00786434" w:rsidRPr="00D702A5">
        <w:rPr>
          <w:rFonts w:ascii="微軟正黑體" w:hAnsi="微軟正黑體" w:hint="eastAsia"/>
        </w:rPr>
        <w:t>錯誤次數，再呼叫蓋特進行驗證碼確認</w:t>
      </w:r>
      <w:r w:rsidR="00243056" w:rsidRPr="00D702A5">
        <w:rPr>
          <w:rFonts w:ascii="微軟正黑體" w:hAnsi="微軟正黑體" w:hint="eastAsia"/>
        </w:rPr>
        <w:t>；若已達錯誤次數，則回傳錯誤訊息</w:t>
      </w:r>
    </w:p>
    <w:p w14:paraId="099A8AC5" w14:textId="4F9E50AC" w:rsidR="00E76DCA" w:rsidRDefault="00E76DCA" w:rsidP="00CA2810">
      <w:pPr>
        <w:widowControl/>
        <w:numPr>
          <w:ilvl w:val="0"/>
          <w:numId w:val="9"/>
        </w:numPr>
        <w:spacing w:line="480" w:lineRule="auto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lastRenderedPageBreak/>
        <w:t>當OTP驗證成功後，本API將會</w:t>
      </w:r>
      <w:r w:rsidR="00EC638A" w:rsidRPr="00D702A5">
        <w:rPr>
          <w:rFonts w:ascii="微軟正黑體" w:hAnsi="微軟正黑體" w:hint="eastAsia"/>
        </w:rPr>
        <w:t>繼續後續三個檢查步驟</w:t>
      </w:r>
      <w:r w:rsidR="00BB2B6B" w:rsidRPr="00D702A5">
        <w:rPr>
          <w:rFonts w:ascii="微軟正黑體" w:hAnsi="微軟正黑體" w:hint="eastAsia"/>
        </w:rPr>
        <w:t>(B2C會員、CIF-VN、資料庫檢核)</w:t>
      </w:r>
      <w:r w:rsidR="00C73FBA">
        <w:rPr>
          <w:rFonts w:ascii="微軟正黑體" w:hAnsi="微軟正黑體" w:hint="eastAsia"/>
        </w:rPr>
        <w:t>，</w:t>
      </w:r>
      <w:r w:rsidR="00C73FBA" w:rsidRPr="00C73FBA">
        <w:rPr>
          <w:rFonts w:ascii="微軟正黑體" w:hAnsi="微軟正黑體" w:hint="eastAsia"/>
          <w:color w:val="FF0000"/>
        </w:rPr>
        <w:t>成功後會將Em</w:t>
      </w:r>
      <w:r w:rsidR="00C73FBA" w:rsidRPr="00C73FBA">
        <w:rPr>
          <w:rFonts w:ascii="微軟正黑體" w:hAnsi="微軟正黑體"/>
          <w:color w:val="FF0000"/>
        </w:rPr>
        <w:t>ail</w:t>
      </w:r>
      <w:r w:rsidR="00C73FBA" w:rsidRPr="00C73FBA">
        <w:rPr>
          <w:rFonts w:ascii="微軟正黑體" w:hAnsi="微軟正黑體" w:hint="eastAsia"/>
          <w:color w:val="FF0000"/>
        </w:rPr>
        <w:t>和手機寫入資料表中</w:t>
      </w:r>
      <w:r w:rsidR="00EC638A" w:rsidRPr="00D702A5">
        <w:rPr>
          <w:rFonts w:ascii="微軟正黑體" w:hAnsi="微軟正黑體" w:hint="eastAsia"/>
        </w:rPr>
        <w:t>並回傳</w:t>
      </w:r>
      <w:r w:rsidR="009D16D6" w:rsidRPr="00D702A5">
        <w:rPr>
          <w:rFonts w:ascii="微軟正黑體" w:hAnsi="微軟正黑體" w:hint="eastAsia"/>
        </w:rPr>
        <w:t>檢查</w:t>
      </w:r>
      <w:r w:rsidR="00EC638A" w:rsidRPr="00D702A5">
        <w:rPr>
          <w:rFonts w:ascii="微軟正黑體" w:hAnsi="微軟正黑體" w:hint="eastAsia"/>
        </w:rPr>
        <w:t>結果</w:t>
      </w:r>
      <w:r w:rsidR="00C73FBA" w:rsidRPr="00D702A5">
        <w:rPr>
          <w:rFonts w:ascii="微軟正黑體" w:hAnsi="微軟正黑體"/>
        </w:rPr>
        <w:t xml:space="preserve"> </w:t>
      </w:r>
    </w:p>
    <w:p w14:paraId="0789BA38" w14:textId="488E46A5" w:rsidR="00BF5F30" w:rsidRDefault="00BF5F30" w:rsidP="00BF5F30">
      <w:pPr>
        <w:pStyle w:val="aa"/>
        <w:numPr>
          <w:ilvl w:val="0"/>
          <w:numId w:val="9"/>
        </w:numPr>
        <w:ind w:leftChars="0"/>
        <w:rPr>
          <w:rFonts w:ascii="微軟正黑體" w:hAnsi="微軟正黑體"/>
          <w:color w:val="FF0000"/>
        </w:rPr>
      </w:pPr>
      <w:r w:rsidRPr="00E63DF0">
        <w:rPr>
          <w:rFonts w:ascii="微軟正黑體" w:hAnsi="微軟正黑體" w:hint="eastAsia"/>
          <w:color w:val="FF0000"/>
        </w:rPr>
        <w:t>確認是否為B2C會員</w:t>
      </w:r>
      <w:r w:rsidR="00C967C9" w:rsidRPr="00C967C9">
        <w:rPr>
          <w:rFonts w:ascii="微軟正黑體" w:hAnsi="微軟正黑體" w:hint="eastAsia"/>
          <w:color w:val="FF0000"/>
        </w:rPr>
        <w:t>直接對B2C DB進行操作即可</w:t>
      </w:r>
    </w:p>
    <w:p w14:paraId="4E3647E0" w14:textId="77777777" w:rsidR="00C967C9" w:rsidRPr="00C967C9" w:rsidRDefault="00C967C9" w:rsidP="00C967C9">
      <w:pPr>
        <w:pStyle w:val="aa"/>
        <w:numPr>
          <w:ilvl w:val="0"/>
          <w:numId w:val="41"/>
        </w:numPr>
        <w:ind w:leftChars="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>方法路徑:_</w:t>
      </w:r>
      <w:proofErr w:type="spellStart"/>
      <w:r w:rsidRPr="00C967C9">
        <w:rPr>
          <w:rFonts w:ascii="微軟正黑體" w:hAnsi="微軟正黑體" w:hint="eastAsia"/>
          <w:color w:val="FF0000"/>
        </w:rPr>
        <w:t>LoginDBAccess.GetXID</w:t>
      </w:r>
      <w:proofErr w:type="spellEnd"/>
      <w:r w:rsidRPr="00C967C9">
        <w:rPr>
          <w:rFonts w:ascii="微軟正黑體" w:hAnsi="微軟正黑體" w:hint="eastAsia"/>
          <w:color w:val="FF0000"/>
        </w:rPr>
        <w:t>(</w:t>
      </w:r>
      <w:proofErr w:type="spellStart"/>
      <w:r w:rsidRPr="00C967C9">
        <w:rPr>
          <w:rFonts w:ascii="微軟正黑體" w:hAnsi="微軟正黑體" w:hint="eastAsia"/>
          <w:color w:val="FF0000"/>
        </w:rPr>
        <w:t>CustomerID</w:t>
      </w:r>
      <w:proofErr w:type="spellEnd"/>
      <w:r w:rsidRPr="00C967C9">
        <w:rPr>
          <w:rFonts w:ascii="微軟正黑體" w:hAnsi="微軟正黑體" w:hint="eastAsia"/>
          <w:color w:val="FF0000"/>
        </w:rPr>
        <w:t>)</w:t>
      </w:r>
    </w:p>
    <w:p w14:paraId="13703ADD" w14:textId="0B716D11" w:rsidR="00C967C9" w:rsidRPr="00C967C9" w:rsidRDefault="00C967C9" w:rsidP="00C967C9">
      <w:pPr>
        <w:pStyle w:val="aa"/>
        <w:ind w:firstLine="48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>取出XID</w:t>
      </w:r>
    </w:p>
    <w:p w14:paraId="538EE5A2" w14:textId="41463CAF" w:rsidR="00C967C9" w:rsidRPr="00C967C9" w:rsidRDefault="00C967C9" w:rsidP="00C967C9">
      <w:pPr>
        <w:pStyle w:val="aa"/>
        <w:numPr>
          <w:ilvl w:val="0"/>
          <w:numId w:val="41"/>
        </w:numPr>
        <w:ind w:leftChars="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>方法路徑: _</w:t>
      </w:r>
      <w:proofErr w:type="spellStart"/>
      <w:r w:rsidRPr="00C967C9">
        <w:rPr>
          <w:rFonts w:ascii="微軟正黑體" w:hAnsi="微軟正黑體" w:hint="eastAsia"/>
          <w:color w:val="FF0000"/>
        </w:rPr>
        <w:t>LoginDBAccess.GetUserAccessByCustId</w:t>
      </w:r>
      <w:proofErr w:type="spellEnd"/>
      <w:r w:rsidRPr="00C967C9">
        <w:rPr>
          <w:rFonts w:ascii="微軟正黑體" w:hAnsi="微軟正黑體" w:hint="eastAsia"/>
          <w:color w:val="FF0000"/>
        </w:rPr>
        <w:t>(</w:t>
      </w:r>
      <w:proofErr w:type="spellStart"/>
      <w:r w:rsidRPr="00C967C9">
        <w:rPr>
          <w:rFonts w:ascii="微軟正黑體" w:hAnsi="微軟正黑體" w:hint="eastAsia"/>
          <w:color w:val="FF0000"/>
        </w:rPr>
        <w:t>CustomerID</w:t>
      </w:r>
      <w:proofErr w:type="spellEnd"/>
      <w:r w:rsidRPr="00C967C9">
        <w:rPr>
          <w:rFonts w:ascii="微軟正黑體" w:hAnsi="微軟正黑體" w:hint="eastAsia"/>
          <w:color w:val="FF0000"/>
        </w:rPr>
        <w:t>)</w:t>
      </w:r>
    </w:p>
    <w:p w14:paraId="235DB223" w14:textId="5D159F33" w:rsidR="00C967C9" w:rsidRPr="00C967C9" w:rsidRDefault="00C967C9" w:rsidP="00C967C9">
      <w:pPr>
        <w:pStyle w:val="aa"/>
        <w:ind w:firstLine="48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>取出</w:t>
      </w:r>
      <w:proofErr w:type="spellStart"/>
      <w:r w:rsidRPr="00C967C9">
        <w:rPr>
          <w:rFonts w:ascii="微軟正黑體" w:hAnsi="微軟正黑體" w:hint="eastAsia"/>
          <w:color w:val="FF0000"/>
        </w:rPr>
        <w:t>UserAccess</w:t>
      </w:r>
      <w:proofErr w:type="spellEnd"/>
      <w:r w:rsidRPr="00C967C9">
        <w:rPr>
          <w:rFonts w:ascii="微軟正黑體" w:hAnsi="微軟正黑體" w:hint="eastAsia"/>
          <w:color w:val="FF0000"/>
        </w:rPr>
        <w:t xml:space="preserve"> </w:t>
      </w:r>
    </w:p>
    <w:p w14:paraId="1538F3D9" w14:textId="5C87A76E" w:rsidR="00C967C9" w:rsidRPr="00C967C9" w:rsidRDefault="00C967C9" w:rsidP="00C967C9">
      <w:pPr>
        <w:pStyle w:val="aa"/>
        <w:numPr>
          <w:ilvl w:val="0"/>
          <w:numId w:val="41"/>
        </w:numPr>
        <w:ind w:leftChars="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>其中一個方法回傳null則非B2C會員</w:t>
      </w:r>
    </w:p>
    <w:p w14:paraId="29409A6E" w14:textId="77777777" w:rsidR="00E16F50" w:rsidRPr="00AE5320" w:rsidRDefault="00E16F50" w:rsidP="00E16F50">
      <w:pPr>
        <w:pStyle w:val="aa"/>
        <w:numPr>
          <w:ilvl w:val="0"/>
          <w:numId w:val="9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4C1D3AE7" w14:textId="77777777" w:rsidR="00E76DCA" w:rsidRPr="00E16F50" w:rsidRDefault="00E76DCA" w:rsidP="00E76DCA">
      <w:pPr>
        <w:widowControl/>
        <w:spacing w:line="480" w:lineRule="auto"/>
        <w:ind w:left="720"/>
        <w:rPr>
          <w:rFonts w:ascii="微軟正黑體" w:hAnsi="微軟正黑體"/>
        </w:rPr>
      </w:pPr>
    </w:p>
    <w:p w14:paraId="3B644ABC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1193DABA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0" w:name="_Toc101800719"/>
      <w:bookmarkStart w:id="31" w:name="_Toc105516372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上傳證件照</w:t>
      </w:r>
      <w:bookmarkEnd w:id="30"/>
      <w:bookmarkEnd w:id="31"/>
    </w:p>
    <w:p w14:paraId="703ACF89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63285B41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B389CEE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65E90823" w14:textId="062948AA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</w:t>
      </w:r>
      <w:r w:rsidRPr="00B61F54">
        <w:rPr>
          <w:rFonts w:ascii="微軟正黑體" w:hAnsi="微軟正黑體" w:cs="Arial Unicode MS"/>
        </w:rPr>
        <w:t>load</w:t>
      </w:r>
      <w:r w:rsidR="003A0EA9">
        <w:rPr>
          <w:rFonts w:ascii="微軟正黑體" w:hAnsi="微軟正黑體" w:cs="Arial Unicode MS"/>
        </w:rPr>
        <w:t>idcard</w:t>
      </w:r>
      <w:proofErr w:type="spellEnd"/>
    </w:p>
    <w:p w14:paraId="37EA10F7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29999CF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0526686D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37A7DD51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CAC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22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FC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D7E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F93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383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B6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2D60967D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328F" w14:textId="77777777" w:rsidR="00CA2810" w:rsidRPr="00AF0E85" w:rsidRDefault="00CA2810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A7264" w14:textId="4CAC374A" w:rsidR="00CA2810" w:rsidRPr="00AF0E85" w:rsidRDefault="00A650BE" w:rsidP="003578F8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2304" w14:textId="51DFBB2A" w:rsidR="00CA2810" w:rsidRPr="00AF0E85" w:rsidRDefault="005A5845" w:rsidP="003578F8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559B" w14:textId="77777777" w:rsidR="00CA2810" w:rsidRPr="00AF0E85" w:rsidRDefault="00CA2810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C63E" w14:textId="77777777" w:rsidR="00CA2810" w:rsidRPr="00AF0E85" w:rsidRDefault="00CA2810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156E" w14:textId="029A10D4" w:rsidR="00CA2810" w:rsidRPr="00AF0E85" w:rsidRDefault="00A9775D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2628" w14:textId="13181D31" w:rsidR="00CA2810" w:rsidRPr="00AF0E85" w:rsidRDefault="00A9775D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7E535B4D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F799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9FA4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357776">
              <w:rPr>
                <w:rFonts w:ascii="微軟正黑體" w:hAnsi="微軟正黑體"/>
              </w:rPr>
              <w:t>IDF</w:t>
            </w:r>
            <w:r w:rsidRPr="00357776">
              <w:rPr>
                <w:rFonts w:ascii="微軟正黑體" w:hAnsi="微軟正黑體" w:hint="eastAsia"/>
              </w:rPr>
              <w:t>rontSide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488C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身分證正面照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E0F9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A08E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10DF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181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5DE4B90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A756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6C94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357776">
              <w:rPr>
                <w:rFonts w:ascii="微軟正黑體" w:hAnsi="微軟正黑體"/>
              </w:rPr>
              <w:t>IDB</w:t>
            </w:r>
            <w:r w:rsidRPr="00357776">
              <w:rPr>
                <w:rFonts w:ascii="微軟正黑體" w:hAnsi="微軟正黑體" w:hint="eastAsia"/>
              </w:rPr>
              <w:t>ackSide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378B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身分證反面照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97CE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782E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34FC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6AD5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7C05B983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02AACD81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3AA7A04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8B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A6B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AD6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AE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B83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49C54550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8C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BF03" w14:textId="0E15EAB7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9C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718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5D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8EAD52C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E9D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173B" w14:textId="39131EFE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ED6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606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7307" w14:textId="6E6746AF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錯誤：</w:t>
            </w:r>
            <w:r w:rsidR="00B63FE8" w:rsidRPr="00B63FE8">
              <w:rPr>
                <w:rFonts w:ascii="微軟正黑體" w:hAnsi="微軟正黑體" w:hint="eastAsia"/>
              </w:rPr>
              <w:t>證件照</w:t>
            </w:r>
            <w:r w:rsidR="00B63FE8">
              <w:rPr>
                <w:rFonts w:ascii="微軟正黑體" w:hAnsi="微軟正黑體" w:hint="eastAsia"/>
              </w:rPr>
              <w:t>片</w:t>
            </w:r>
            <w:r w:rsidRPr="00B61F54">
              <w:rPr>
                <w:rFonts w:ascii="微軟正黑體" w:hAnsi="微軟正黑體" w:hint="eastAsia"/>
              </w:rPr>
              <w:t>上傳失敗</w:t>
            </w:r>
          </w:p>
        </w:tc>
      </w:tr>
    </w:tbl>
    <w:p w14:paraId="0400B5C1" w14:textId="2BED33D4" w:rsidR="00CA2810" w:rsidRPr="00167432" w:rsidRDefault="00167432" w:rsidP="00CA2810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圖檔採用Base64格式存入資料庫中</w:t>
      </w:r>
    </w:p>
    <w:p w14:paraId="2A496C81" w14:textId="23863FC5" w:rsidR="00CA2810" w:rsidRPr="00AE5320" w:rsidRDefault="00CF0F2C" w:rsidP="00CA2810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5DD45DF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725A30C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2" w:name="_Toc101800720"/>
      <w:bookmarkStart w:id="33" w:name="_Toc105516373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上傳臉部照片</w:t>
      </w:r>
      <w:bookmarkEnd w:id="32"/>
      <w:bookmarkEnd w:id="33"/>
    </w:p>
    <w:p w14:paraId="39ECE6CA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957793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05EAEA5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B5ED2EC" w14:textId="0952AA4E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upload</w:t>
      </w:r>
      <w:r w:rsidR="0038094E">
        <w:rPr>
          <w:rFonts w:ascii="微軟正黑體" w:hAnsi="微軟正黑體" w:cs="Arial Unicode MS"/>
        </w:rPr>
        <w:t>s</w:t>
      </w:r>
      <w:r w:rsidRPr="00B61F54">
        <w:rPr>
          <w:rFonts w:ascii="微軟正黑體" w:hAnsi="微軟正黑體" w:cs="Arial Unicode MS" w:hint="eastAsia"/>
        </w:rPr>
        <w:t>elfie</w:t>
      </w:r>
      <w:proofErr w:type="spellEnd"/>
    </w:p>
    <w:p w14:paraId="5FCE7F8C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6EE1A53E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0D93A653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25F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85D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AF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455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3ED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0C49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FD6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707E50" w:rsidRPr="00B61F54" w14:paraId="1BDE0A96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7752" w14:textId="27FE7D4B" w:rsidR="00707E50" w:rsidRPr="00B61F54" w:rsidRDefault="00707E50" w:rsidP="00707E50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7555" w14:textId="11F7A1CE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1121" w14:textId="0055E58C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CAE6" w14:textId="7C33545D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9DF6" w14:textId="08C0C2EB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E05B" w14:textId="0719F108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AB72" w14:textId="079773CA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5DB7425C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CBA0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764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357776">
              <w:rPr>
                <w:rFonts w:ascii="微軟正黑體" w:hAnsi="微軟正黑體"/>
              </w:rPr>
              <w:t>CaptureSelfie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DF0F0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臉部照片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DFC1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F4A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DF10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5E7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7D5CA6D6" w14:textId="77777777" w:rsidR="00F26414" w:rsidRDefault="00F26414" w:rsidP="00CA2810">
      <w:pPr>
        <w:rPr>
          <w:rFonts w:ascii="微軟正黑體" w:hAnsi="微軟正黑體" w:cs="新細明體"/>
          <w:b/>
        </w:rPr>
      </w:pPr>
    </w:p>
    <w:p w14:paraId="07593C18" w14:textId="747310E9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652B5C98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07F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43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B3D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9C89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9E7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709BABA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239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0331" w14:textId="2C702B4F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61B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81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3B0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7A042B0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6D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32A3" w14:textId="5A215DF5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93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DC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FE9FC" w14:textId="078AA7DF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錯誤：</w:t>
            </w:r>
            <w:r w:rsidR="00B63FE8" w:rsidRPr="00B63FE8">
              <w:rPr>
                <w:rFonts w:ascii="微軟正黑體" w:hAnsi="微軟正黑體" w:hint="eastAsia"/>
              </w:rPr>
              <w:t>臉部照片</w:t>
            </w:r>
            <w:r w:rsidRPr="00B61F54">
              <w:rPr>
                <w:rFonts w:ascii="微軟正黑體" w:hAnsi="微軟正黑體" w:hint="eastAsia"/>
              </w:rPr>
              <w:t>上傳失敗</w:t>
            </w:r>
          </w:p>
        </w:tc>
      </w:tr>
    </w:tbl>
    <w:p w14:paraId="28CDF362" w14:textId="0D4CCDDA" w:rsidR="00F26414" w:rsidRPr="00F26414" w:rsidRDefault="00F26414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圖檔採用Base64格式存入資料庫中</w:t>
      </w:r>
    </w:p>
    <w:p w14:paraId="7A6A538D" w14:textId="0C8015B8" w:rsidR="00CF0F2C" w:rsidRPr="00AE5320" w:rsidRDefault="00CF0F2C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0C806A3B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5780112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4" w:name="_Toc101800722"/>
      <w:bookmarkStart w:id="35" w:name="_Toc105516374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取得基本資料</w:t>
      </w:r>
      <w:bookmarkEnd w:id="34"/>
      <w:bookmarkEnd w:id="35"/>
    </w:p>
    <w:p w14:paraId="57CDECC0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519609B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2005A18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28D041D" w14:textId="2CDF4BD4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get</w:t>
      </w:r>
      <w:r w:rsidR="000634AF">
        <w:rPr>
          <w:rFonts w:ascii="微軟正黑體" w:hAnsi="微軟正黑體" w:cs="Arial Unicode MS"/>
        </w:rPr>
        <w:t>b</w:t>
      </w:r>
      <w:r w:rsidRPr="00B61F54">
        <w:rPr>
          <w:rFonts w:ascii="微軟正黑體" w:hAnsi="微軟正黑體" w:cs="Arial Unicode MS" w:hint="eastAsia"/>
        </w:rPr>
        <w:t>asic</w:t>
      </w:r>
      <w:r w:rsidR="000634AF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nfo</w:t>
      </w:r>
      <w:proofErr w:type="spellEnd"/>
    </w:p>
    <w:p w14:paraId="66E3AB9E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473BB97E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9480298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47F9FEA4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69A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A6E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C7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D26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BB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3C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7AD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892ACA" w:rsidRPr="00B61F54" w14:paraId="595C30F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BB6F" w14:textId="0CD0BBA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73B5" w14:textId="2BFF0C53" w:rsidR="00892ACA" w:rsidRPr="00B61F54" w:rsidRDefault="00892ACA" w:rsidP="00892ACA">
            <w:pPr>
              <w:rPr>
                <w:rFonts w:ascii="微軟正黑體" w:hAnsi="微軟正黑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AD30" w14:textId="7CA0121C" w:rsidR="00892ACA" w:rsidRPr="00B61F54" w:rsidRDefault="00892ACA" w:rsidP="00892ACA">
            <w:pPr>
              <w:rPr>
                <w:rFonts w:ascii="微軟正黑體" w:hAnsi="微軟正黑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DA63" w14:textId="720C48A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DA89" w14:textId="59B5E6CB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9A0D" w14:textId="3CA47D0D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CE38" w14:textId="7009203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40CEEF16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5DB6EEC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927"/>
        <w:gridCol w:w="1598"/>
        <w:gridCol w:w="1545"/>
        <w:gridCol w:w="4260"/>
      </w:tblGrid>
      <w:tr w:rsidR="00CA2810" w:rsidRPr="00B61F54" w14:paraId="12ADB039" w14:textId="77777777" w:rsidTr="002C0B7C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A6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BFC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84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6C2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B8C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353BA2A" w14:textId="77777777" w:rsidTr="002C0B7C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381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01AD" w14:textId="1A961530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59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1C5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354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BF8C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341F22C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CF5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61ED" w14:textId="69CA5790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A9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229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06B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36DBDC6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403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AEEB" w14:textId="1562E423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34C7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941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932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B1A6CD6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37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3F03" w14:textId="49EF46B6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E</w:t>
            </w:r>
            <w:r w:rsidR="00CA2810" w:rsidRPr="00B61F54">
              <w:rPr>
                <w:rFonts w:ascii="微軟正黑體" w:hAnsi="微軟正黑體"/>
              </w:rPr>
              <w:t>mail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3685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信箱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83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4B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989AF92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0E4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BC84" w14:textId="765B7104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M</w:t>
            </w:r>
            <w:r w:rsidR="00CA2810" w:rsidRPr="00B61F54">
              <w:rPr>
                <w:rFonts w:ascii="微軟正黑體" w:hAnsi="微軟正黑體"/>
              </w:rPr>
              <w:t>obilePhone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D2D2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手機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84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379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21DDA45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41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3.</w:t>
            </w: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17A0" w14:textId="2EE37C5F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ustomerName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F99D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E77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511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4CE71F8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51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4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AD4F" w14:textId="3EA5DC28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ustomerID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97D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4C1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C6D6C" w14:textId="28405466" w:rsidR="00CA2810" w:rsidRPr="00B61F54" w:rsidRDefault="00A0063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傳輸時，</w:t>
            </w:r>
            <w:proofErr w:type="gramStart"/>
            <w:r>
              <w:rPr>
                <w:rFonts w:ascii="微軟正黑體" w:hAnsi="微軟正黑體" w:hint="eastAsia"/>
              </w:rPr>
              <w:t>採</w:t>
            </w:r>
            <w:proofErr w:type="gramEnd"/>
            <w:r>
              <w:rPr>
                <w:rFonts w:ascii="微軟正黑體" w:hAnsi="微軟正黑體" w:hint="eastAsia"/>
              </w:rPr>
              <w:t>AES</w:t>
            </w:r>
            <w:r w:rsidR="001D708F">
              <w:rPr>
                <w:rFonts w:ascii="微軟正黑體" w:hAnsi="微軟正黑體" w:hint="eastAsia"/>
              </w:rPr>
              <w:t>_GCM</w:t>
            </w:r>
            <w:r>
              <w:rPr>
                <w:rFonts w:ascii="微軟正黑體" w:hAnsi="微軟正黑體" w:hint="eastAsia"/>
              </w:rPr>
              <w:t>加密方式</w:t>
            </w:r>
          </w:p>
        </w:tc>
      </w:tr>
      <w:tr w:rsidR="00CA2810" w:rsidRPr="00B61F54" w14:paraId="7BA62065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179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5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5273" w14:textId="01594857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I</w:t>
            </w:r>
            <w:r w:rsidR="00CA2810" w:rsidRPr="00B61F54">
              <w:rPr>
                <w:rFonts w:ascii="微軟正黑體" w:hAnsi="微軟正黑體"/>
              </w:rPr>
              <w:t>ssuedate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E80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核發日期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573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19B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BEC814F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AA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6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47E0" w14:textId="74E1BD82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I</w:t>
            </w:r>
            <w:r w:rsidR="00CA2810" w:rsidRPr="00B61F54">
              <w:rPr>
                <w:rFonts w:ascii="微軟正黑體" w:hAnsi="微軟正黑體"/>
              </w:rPr>
              <w:t>ssueplace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2FD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核發單位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58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906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7AD3E0C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9A2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7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A315" w14:textId="3865881F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E</w:t>
            </w:r>
            <w:r w:rsidR="00CA2810" w:rsidRPr="00B61F54">
              <w:rPr>
                <w:rFonts w:ascii="微軟正黑體" w:hAnsi="微軟正黑體"/>
              </w:rPr>
              <w:t>xpirydate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0DD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到期日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715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B8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F93334D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14D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8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9A8C" w14:textId="3C2F5B98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D</w:t>
            </w:r>
            <w:r w:rsidR="00CA2810" w:rsidRPr="00B61F54">
              <w:rPr>
                <w:rFonts w:ascii="微軟正黑體" w:hAnsi="微軟正黑體"/>
              </w:rPr>
              <w:t>ateOfBirth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DA0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生日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316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4E1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1099A88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E9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9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A1F4" w14:textId="7E8DA49A" w:rsidR="00CA2810" w:rsidRPr="00B61F54" w:rsidRDefault="00285D38" w:rsidP="003578F8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S</w:t>
            </w:r>
            <w:r w:rsidR="00CA2810" w:rsidRPr="005521F6">
              <w:rPr>
                <w:rFonts w:ascii="微軟正黑體" w:hAnsi="微軟正黑體"/>
                <w:color w:val="FF0000"/>
              </w:rPr>
              <w:t>ex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CCA7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BD68" w14:textId="22F0DBC3" w:rsidR="00CA2810" w:rsidRPr="00B61F54" w:rsidRDefault="0039078C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07C3" w14:textId="4BFC41E8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4E9DE265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335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10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7116" w14:textId="354D6361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T</w:t>
            </w:r>
            <w:r w:rsidR="00CA2810" w:rsidRPr="00B61F54">
              <w:rPr>
                <w:rFonts w:ascii="微軟正黑體" w:hAnsi="微軟正黑體"/>
              </w:rPr>
              <w:t>axCode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1790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稅務號碼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962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3DE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7135ACB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12D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11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576B" w14:textId="5A6F66E4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</w:t>
            </w:r>
            <w:r w:rsidR="00CA2810" w:rsidRPr="00B61F54">
              <w:rPr>
                <w:rFonts w:ascii="微軟正黑體" w:hAnsi="微軟正黑體"/>
              </w:rPr>
              <w:t>egisteredAddress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610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925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49A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9C29C00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F06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12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1395" w14:textId="4EBD859F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P</w:t>
            </w:r>
            <w:r w:rsidR="00CA2810" w:rsidRPr="00B61F54">
              <w:rPr>
                <w:rFonts w:ascii="微軟正黑體" w:hAnsi="微軟正黑體"/>
              </w:rPr>
              <w:t>rovinceOrCity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0FA4A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省/市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EDC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DA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05E5344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89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13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144F" w14:textId="63092145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</w:t>
            </w:r>
            <w:r w:rsidR="00CA2810" w:rsidRPr="00B61F54">
              <w:rPr>
                <w:rFonts w:ascii="微軟正黑體" w:hAnsi="微軟正黑體"/>
              </w:rPr>
              <w:t>egisteredCountry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0C3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戶籍國家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7B0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04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3866782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1A7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14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1B00" w14:textId="048894D5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M</w:t>
            </w:r>
            <w:r w:rsidR="00CA2810" w:rsidRPr="00B61F54">
              <w:rPr>
                <w:rFonts w:ascii="微軟正黑體" w:hAnsi="微軟正黑體"/>
              </w:rPr>
              <w:t>ailingAddress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ABAF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通訊地址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4CD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908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BF74D89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9F6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3.</w:t>
            </w:r>
            <w:r w:rsidRPr="00B61F54">
              <w:rPr>
                <w:rFonts w:ascii="微軟正黑體" w:hAnsi="微軟正黑體"/>
              </w:rPr>
              <w:t>15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D63C" w14:textId="1CB1D417" w:rsidR="00CA2810" w:rsidRPr="005521F6" w:rsidRDefault="00A4096D" w:rsidP="003578F8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5521F6">
              <w:rPr>
                <w:rFonts w:ascii="微軟正黑體" w:hAnsi="微軟正黑體"/>
                <w:color w:val="FF0000"/>
              </w:rPr>
              <w:t>SBVTypeOfNature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8EE4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所屬產業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AB87" w14:textId="7869417A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626B3" w14:textId="01EB39D4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5667943D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56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16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AB53" w14:textId="5429F0D9" w:rsidR="00CA2810" w:rsidRPr="005521F6" w:rsidRDefault="00285D38" w:rsidP="003578F8">
            <w:pPr>
              <w:rPr>
                <w:rFonts w:ascii="微軟正黑體" w:hAnsi="微軟正黑體"/>
                <w:color w:val="FF0000"/>
              </w:rPr>
            </w:pPr>
            <w:r w:rsidRPr="005521F6">
              <w:rPr>
                <w:rFonts w:ascii="微軟正黑體" w:hAnsi="微軟正黑體"/>
                <w:color w:val="FF0000"/>
              </w:rPr>
              <w:t>O</w:t>
            </w:r>
            <w:r w:rsidR="002C0B7C" w:rsidRPr="005521F6">
              <w:rPr>
                <w:rFonts w:ascii="微軟正黑體" w:hAnsi="微軟正黑體"/>
                <w:color w:val="FF0000"/>
              </w:rPr>
              <w:t>ccupation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874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F5C7" w14:textId="1ABDE7A0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7E14" w14:textId="006A1D1B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31C41561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D33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17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6DED" w14:textId="55BDFF99" w:rsidR="00CA2810" w:rsidRPr="005521F6" w:rsidRDefault="00FD31E2" w:rsidP="003578F8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5521F6">
              <w:rPr>
                <w:rFonts w:ascii="微軟正黑體" w:hAnsi="微軟正黑體"/>
                <w:color w:val="FF0000"/>
              </w:rPr>
              <w:t>O</w:t>
            </w:r>
            <w:r w:rsidR="002C0B7C" w:rsidRPr="005521F6">
              <w:rPr>
                <w:rFonts w:ascii="微軟正黑體" w:hAnsi="微軟正黑體"/>
                <w:color w:val="FF0000"/>
              </w:rPr>
              <w:t>ccupationTitle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01BB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1450" w14:textId="2D36C9B0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0F6F" w14:textId="527227B5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724BED31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EE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18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2AF7" w14:textId="20E82DF5" w:rsidR="00CA2810" w:rsidRPr="005521F6" w:rsidRDefault="00FD31E2" w:rsidP="003578F8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5521F6">
              <w:rPr>
                <w:rFonts w:ascii="微軟正黑體" w:hAnsi="微軟正黑體"/>
                <w:color w:val="FF0000"/>
              </w:rPr>
              <w:t>A</w:t>
            </w:r>
            <w:r w:rsidR="002C0B7C" w:rsidRPr="005521F6">
              <w:rPr>
                <w:rFonts w:ascii="微軟正黑體" w:hAnsi="微軟正黑體"/>
                <w:color w:val="FF0000"/>
              </w:rPr>
              <w:t>ccountOPeningPurpose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E8B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D461" w14:textId="34611008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6F9E" w14:textId="7B99B2ED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1E60A6A7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67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19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962F" w14:textId="27B1708F" w:rsidR="00CA2810" w:rsidRPr="005521F6" w:rsidRDefault="00FD31E2" w:rsidP="003578F8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5521F6">
              <w:rPr>
                <w:rFonts w:ascii="微軟正黑體" w:hAnsi="微軟正黑體"/>
                <w:color w:val="FF0000"/>
              </w:rPr>
              <w:t>F</w:t>
            </w:r>
            <w:r w:rsidR="002C0B7C" w:rsidRPr="005521F6">
              <w:rPr>
                <w:rFonts w:ascii="微軟正黑體" w:hAnsi="微軟正黑體"/>
                <w:color w:val="FF0000"/>
              </w:rPr>
              <w:t>undSources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49F6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資金來源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47C0" w14:textId="41B643CF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3B02" w14:textId="7FB270AE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7EE3E6D2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0FD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20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B57CB" w14:textId="20AE71E9" w:rsidR="00CA2810" w:rsidRPr="00930AE5" w:rsidRDefault="00FD31E2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A</w:t>
            </w:r>
            <w:r w:rsidR="00CA2810" w:rsidRPr="00930AE5">
              <w:rPr>
                <w:rFonts w:ascii="微軟正黑體" w:hAnsi="微軟正黑體"/>
              </w:rPr>
              <w:t>pplyDebitCard</w:t>
            </w:r>
            <w:proofErr w:type="spellEnd"/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DDB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同時申請金融卡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71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B</w:t>
            </w:r>
            <w:r w:rsidRPr="00B61F54">
              <w:rPr>
                <w:rFonts w:ascii="微軟正黑體" w:hAnsi="微軟正黑體"/>
              </w:rPr>
              <w:t>oolean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E8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10871981" w14:textId="5F7E7B51" w:rsidR="001C6662" w:rsidRPr="00B61F54" w:rsidRDefault="001C6662" w:rsidP="00CA2810">
      <w:pPr>
        <w:rPr>
          <w:rFonts w:ascii="微軟正黑體" w:hAnsi="微軟正黑體"/>
          <w:b/>
        </w:rPr>
      </w:pPr>
    </w:p>
    <w:p w14:paraId="77E873F0" w14:textId="77777777" w:rsidR="00A4096D" w:rsidRPr="00B61F54" w:rsidRDefault="001C6662" w:rsidP="001C6662">
      <w:pPr>
        <w:widowControl/>
        <w:rPr>
          <w:rFonts w:ascii="微軟正黑體" w:hAnsi="微軟正黑體"/>
          <w:b/>
        </w:rPr>
      </w:pPr>
      <w:r w:rsidRPr="00B61F54">
        <w:rPr>
          <w:rFonts w:ascii="微軟正黑體" w:hAnsi="微軟正黑體"/>
          <w:b/>
        </w:rPr>
        <w:br w:type="page"/>
      </w:r>
    </w:p>
    <w:p w14:paraId="1862A287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6" w:name="_Toc101800723"/>
      <w:bookmarkStart w:id="37" w:name="_Toc105516375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上傳基本資料</w:t>
      </w:r>
      <w:bookmarkEnd w:id="36"/>
      <w:bookmarkEnd w:id="37"/>
    </w:p>
    <w:p w14:paraId="1B01C6A6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440AE038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E2E8B39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4A9FD708" w14:textId="3F0CED74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upload</w:t>
      </w:r>
      <w:r w:rsidR="0078265A">
        <w:rPr>
          <w:rFonts w:ascii="微軟正黑體" w:hAnsi="微軟正黑體" w:cs="Arial Unicode MS"/>
        </w:rPr>
        <w:t>b</w:t>
      </w:r>
      <w:r w:rsidRPr="00B61F54">
        <w:rPr>
          <w:rFonts w:ascii="微軟正黑體" w:hAnsi="微軟正黑體" w:cs="Arial Unicode MS" w:hint="eastAsia"/>
        </w:rPr>
        <w:t>asic</w:t>
      </w:r>
      <w:r w:rsidR="0078265A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nfo</w:t>
      </w:r>
      <w:proofErr w:type="spellEnd"/>
    </w:p>
    <w:p w14:paraId="71093920" w14:textId="409AE1DB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="00DE3A1D">
        <w:rPr>
          <w:rFonts w:ascii="微軟正黑體" w:hAnsi="微軟正黑體"/>
        </w:rPr>
        <w:t>Post</w:t>
      </w:r>
    </w:p>
    <w:p w14:paraId="09E17E0F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2AADBBA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167"/>
        <w:gridCol w:w="708"/>
        <w:gridCol w:w="2410"/>
        <w:gridCol w:w="2293"/>
      </w:tblGrid>
      <w:tr w:rsidR="00CA2810" w:rsidRPr="00B61F54" w14:paraId="43C965A9" w14:textId="77777777" w:rsidTr="00BF76A1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A91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9C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47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EC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9D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ACF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CD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7C5DAE" w:rsidRPr="00B61F54" w14:paraId="140D3862" w14:textId="77777777" w:rsidTr="00BF76A1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E5BB" w14:textId="6AE79DCF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E889" w14:textId="14AF7656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B30D" w14:textId="150C00D1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C70D" w14:textId="65527171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0294" w14:textId="1D705FA1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E533" w14:textId="6441E7E4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8BB3" w14:textId="3094A858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502A09" w:rsidRPr="00B61F54" w14:paraId="5C731FB6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33AB" w14:textId="6FFAA4E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3EB9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CustomerName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73E5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092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269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4D5E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046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38A8FD4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74B7" w14:textId="7D964195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640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CustomerID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285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D27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0E2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6EA6" w14:textId="6E7D22ED" w:rsidR="00502A09" w:rsidRPr="00B61F54" w:rsidRDefault="00502A09" w:rsidP="00502A0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存入資料庫時，</w:t>
            </w:r>
            <w:proofErr w:type="gramStart"/>
            <w:r>
              <w:rPr>
                <w:rFonts w:ascii="微軟正黑體" w:hAnsi="微軟正黑體" w:hint="eastAsia"/>
              </w:rPr>
              <w:t>採</w:t>
            </w:r>
            <w:proofErr w:type="gramEnd"/>
            <w:r>
              <w:rPr>
                <w:rFonts w:ascii="微軟正黑體" w:hAnsi="微軟正黑體" w:hint="eastAsia"/>
              </w:rPr>
              <w:t>AES_GCM加密方式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A6C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03DD9B5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7697" w14:textId="085EEC8A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6AF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Issuedate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D6C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核發日期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881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384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6FFD" w14:textId="72DC778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>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EF2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0F79512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5C380" w14:textId="3CA523E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020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Issueplace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C28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核發單位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664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71F6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C9F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A4CF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5730D90C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983F" w14:textId="265F307B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9862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Expirydate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9A5D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到期日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0D50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A3D6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0030" w14:textId="0EE26DA2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>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1B2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112F38A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8372" w14:textId="2CD3B72D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7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56F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DateOfBirth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36EE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F1E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F31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F6AC" w14:textId="1F948F6F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yyyy</w:t>
            </w:r>
            <w:proofErr w:type="spellEnd"/>
            <w:r w:rsidRPr="00B61F54">
              <w:rPr>
                <w:rFonts w:ascii="微軟正黑體" w:hAnsi="微軟正黑體"/>
              </w:rPr>
              <w:t>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E500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11DA5855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B3FF" w14:textId="512700A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8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26B0" w14:textId="41F8E6C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Sex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FAE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C536" w14:textId="247E9B9C" w:rsidR="00502A09" w:rsidRPr="00B61F54" w:rsidRDefault="0096324A" w:rsidP="00502A09">
            <w:pPr>
              <w:rPr>
                <w:rFonts w:ascii="微軟正黑體" w:hAnsi="微軟正黑體"/>
              </w:rPr>
            </w:pPr>
            <w:r w:rsidRPr="0069550B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6DE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F79C" w14:textId="359A5B13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05B2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7278A794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601E" w14:textId="6051EA0D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0AF6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TaxCode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2B5B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稅務號碼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F294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CF8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N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23C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若無則</w:t>
            </w:r>
            <w:proofErr w:type="gramStart"/>
            <w:r w:rsidRPr="00B61F54">
              <w:rPr>
                <w:rFonts w:ascii="微軟正黑體" w:hAnsi="微軟正黑體" w:hint="eastAsia"/>
              </w:rPr>
              <w:t>傳空值</w:t>
            </w:r>
            <w:proofErr w:type="gramEnd"/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AF45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0BC669C1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DDD7" w14:textId="418CE291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0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4B5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RegisteredAddress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E27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95A0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E82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EF84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828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491F5F00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D140" w14:textId="54DCB974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70A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ProvinceOrCity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49F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省/市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FCD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BC6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E3D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2EF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13C3E06D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5A97" w14:textId="10956A8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39A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RegisteredCountry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C3F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戶籍國家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9DB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5E2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F4D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449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BB6FA3D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8193" w14:textId="6CF0B856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DC4B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MailingAddress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CE5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通訊地址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8FB5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041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EC4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69E2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1BBAB5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C8A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AE59" w14:textId="61DAF70F" w:rsidR="00CA2810" w:rsidRPr="00930AE5" w:rsidRDefault="002C0B7C" w:rsidP="003578F8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Nature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53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所屬產業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97BB" w14:textId="55607FE9" w:rsidR="00CA2810" w:rsidRPr="00B61F54" w:rsidRDefault="00B73E6E" w:rsidP="003578F8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ACB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A7EA" w14:textId="4C72FE9C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9CE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BEC0C59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4A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7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23F9" w14:textId="7585160D" w:rsidR="00CA2810" w:rsidRPr="00930AE5" w:rsidRDefault="002C0B7C" w:rsidP="003578F8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Occupation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E86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0600" w14:textId="5EB940DC" w:rsidR="00CA2810" w:rsidRPr="00B61F54" w:rsidRDefault="00B73E6E" w:rsidP="003578F8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D9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C559" w14:textId="01B23FD2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BDE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096A23D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813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8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988B" w14:textId="1F11D257" w:rsidR="00CA2810" w:rsidRPr="00930AE5" w:rsidRDefault="00AB4B1F" w:rsidP="003578F8">
            <w:pPr>
              <w:rPr>
                <w:rFonts w:ascii="微軟正黑體" w:hAnsi="微軟正黑體"/>
              </w:rPr>
            </w:pPr>
            <w:proofErr w:type="spellStart"/>
            <w:r w:rsidRPr="005521F6">
              <w:rPr>
                <w:rFonts w:ascii="微軟正黑體" w:hAnsi="微軟正黑體"/>
                <w:color w:val="FF0000"/>
              </w:rPr>
              <w:t>OccupationT</w:t>
            </w:r>
            <w:r w:rsidRPr="005521F6">
              <w:rPr>
                <w:rFonts w:ascii="微軟正黑體" w:hAnsi="微軟正黑體"/>
                <w:color w:val="FF0000"/>
              </w:rPr>
              <w:lastRenderedPageBreak/>
              <w:t>itle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B36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職稱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A9ADC" w14:textId="2C7CAB8B" w:rsidR="00CA2810" w:rsidRPr="00B61F54" w:rsidRDefault="00B73E6E" w:rsidP="003578F8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9EB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E167" w14:textId="5BBAC7D8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E1F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577D16CE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FDC3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9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0891" w14:textId="0539ABDC" w:rsidR="00BF76A1" w:rsidRPr="00930AE5" w:rsidRDefault="00AB4B1F" w:rsidP="00BF76A1">
            <w:pPr>
              <w:rPr>
                <w:rFonts w:ascii="微軟正黑體" w:hAnsi="微軟正黑體"/>
              </w:rPr>
            </w:pPr>
            <w:proofErr w:type="spellStart"/>
            <w:r w:rsidRPr="005521F6">
              <w:rPr>
                <w:rFonts w:ascii="微軟正黑體" w:hAnsi="微軟正黑體"/>
                <w:color w:val="FF0000"/>
              </w:rPr>
              <w:t>AccountOPeningPurpose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7DA3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C3B0" w14:textId="138DDB01" w:rsidR="00BF76A1" w:rsidRPr="00B61F54" w:rsidRDefault="00B73E6E" w:rsidP="00BF76A1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F8D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7D38" w14:textId="218B6F41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2B0F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0A4D0533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B386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  <w:r w:rsidRPr="00B61F54">
              <w:rPr>
                <w:rFonts w:ascii="微軟正黑體" w:hAnsi="微軟正黑體"/>
              </w:rPr>
              <w:t>0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421F3" w14:textId="033FAC61" w:rsidR="00BF76A1" w:rsidRPr="00930AE5" w:rsidRDefault="00D10F78" w:rsidP="00BF76A1">
            <w:pPr>
              <w:rPr>
                <w:rFonts w:ascii="微軟正黑體" w:hAnsi="微軟正黑體"/>
              </w:rPr>
            </w:pPr>
            <w:proofErr w:type="spellStart"/>
            <w:r w:rsidRPr="005521F6">
              <w:rPr>
                <w:rFonts w:ascii="微軟正黑體" w:hAnsi="微軟正黑體"/>
                <w:color w:val="FF0000"/>
              </w:rPr>
              <w:t>FundSources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544D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資金來源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CC8A" w14:textId="37A247BF" w:rsidR="00BF76A1" w:rsidRPr="00B61F54" w:rsidRDefault="00B73E6E" w:rsidP="00BF76A1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 w:hint="eastAsia"/>
                <w:color w:val="FF0000"/>
              </w:rPr>
              <w:t>In</w:t>
            </w:r>
            <w:r w:rsidRPr="00986725">
              <w:rPr>
                <w:rFonts w:ascii="微軟正黑體" w:hAnsi="微軟正黑體"/>
                <w:color w:val="FF0000"/>
              </w:rPr>
              <w:t>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974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8EFC" w14:textId="4F7A422F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38DB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3486629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2E9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7356" w14:textId="5F54AC64" w:rsidR="00BF76A1" w:rsidRPr="00B61F54" w:rsidRDefault="00BF76A1" w:rsidP="00BF76A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ApplyDebitCard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8176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同時申請金融卡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4FD4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B</w:t>
            </w:r>
            <w:r w:rsidRPr="00B61F54">
              <w:rPr>
                <w:rFonts w:ascii="微軟正黑體" w:hAnsi="微軟正黑體"/>
              </w:rPr>
              <w:t>oolean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4830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40EA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2502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2EA640F1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753B" w14:textId="1ECB38F2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5437" w14:textId="0CD6C3A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OCRCustomerName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9E85" w14:textId="261D5861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客戶姓名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144E" w14:textId="4ED4523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D2D2" w14:textId="4263AF3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9E14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2C4C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6E09CBC6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2B187" w14:textId="425074A4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8971" w14:textId="0545047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OCRCustomerID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A890" w14:textId="43C9AB10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身分證字號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8776" w14:textId="2AB4707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89F8" w14:textId="674C1F8F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A93E" w14:textId="6E639AF8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AES_GCM加密傳輸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6134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4B33D449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406C" w14:textId="09873DFA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03A9D" w14:textId="7E3D1D1E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OCRIssue</w:t>
            </w:r>
            <w:r w:rsidRPr="00AE5C7A">
              <w:rPr>
                <w:rFonts w:ascii="微軟正黑體" w:hAnsi="微軟正黑體" w:hint="eastAsia"/>
                <w:color w:val="FF0000"/>
              </w:rPr>
              <w:t>D</w:t>
            </w:r>
            <w:r w:rsidRPr="00AE5C7A">
              <w:rPr>
                <w:rFonts w:ascii="微軟正黑體" w:hAnsi="微軟正黑體"/>
                <w:color w:val="FF0000"/>
              </w:rPr>
              <w:t>ate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6889" w14:textId="0993000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核發日期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81EE5" w14:textId="67742D28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Datetime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609D7" w14:textId="6EF54EF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3DFF" w14:textId="53E34819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yyyy</w:t>
            </w:r>
            <w:proofErr w:type="spellEnd"/>
            <w:r w:rsidRPr="00AE5C7A">
              <w:rPr>
                <w:rFonts w:ascii="微軟正黑體" w:hAnsi="微軟正黑體"/>
                <w:color w:val="FF0000"/>
              </w:rPr>
              <w:t>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1EA8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43C43697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3E731" w14:textId="44FED9B2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100F" w14:textId="5151D65A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OCRIssue</w:t>
            </w:r>
            <w:r w:rsidRPr="00AE5C7A">
              <w:rPr>
                <w:rFonts w:ascii="微軟正黑體" w:hAnsi="微軟正黑體" w:hint="eastAsia"/>
                <w:color w:val="FF0000"/>
              </w:rPr>
              <w:t>P</w:t>
            </w:r>
            <w:r w:rsidRPr="00AE5C7A">
              <w:rPr>
                <w:rFonts w:ascii="微軟正黑體" w:hAnsi="微軟正黑體"/>
                <w:color w:val="FF0000"/>
              </w:rPr>
              <w:t>lace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BDFB" w14:textId="4B990A6B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核發單位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184E" w14:textId="49318EE6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452D" w14:textId="0D43FA34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84D9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246D5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638465F7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5F49" w14:textId="0EC18025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5C33" w14:textId="03E25EE8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OCRExpiry</w:t>
            </w:r>
            <w:r w:rsidRPr="00AE5C7A">
              <w:rPr>
                <w:rFonts w:ascii="微軟正黑體" w:hAnsi="微軟正黑體" w:hint="eastAsia"/>
                <w:color w:val="FF0000"/>
              </w:rPr>
              <w:t>D</w:t>
            </w:r>
            <w:r w:rsidRPr="00AE5C7A">
              <w:rPr>
                <w:rFonts w:ascii="微軟正黑體" w:hAnsi="微軟正黑體"/>
                <w:color w:val="FF0000"/>
              </w:rPr>
              <w:t>ate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BA90" w14:textId="1E5F9EB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到期日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FC55" w14:textId="55594B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Datetime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2771" w14:textId="5DB104C5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F306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若無則</w:t>
            </w:r>
            <w:proofErr w:type="gramStart"/>
            <w:r w:rsidRPr="00AE5C7A">
              <w:rPr>
                <w:rFonts w:ascii="微軟正黑體" w:hAnsi="微軟正黑體" w:hint="eastAsia"/>
                <w:color w:val="FF0000"/>
              </w:rPr>
              <w:t>傳空值</w:t>
            </w:r>
            <w:proofErr w:type="gramEnd"/>
          </w:p>
          <w:p w14:paraId="3704D65E" w14:textId="044817E2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yyyy</w:t>
            </w:r>
            <w:proofErr w:type="spellEnd"/>
            <w:r w:rsidRPr="00AE5C7A">
              <w:rPr>
                <w:rFonts w:ascii="微軟正黑體" w:hAnsi="微軟正黑體"/>
                <w:color w:val="FF0000"/>
              </w:rPr>
              <w:t>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0B674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4D80EF96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5C2EF" w14:textId="16471C7F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7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41861" w14:textId="5CC8DF6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OCRDateOf</w:t>
            </w:r>
            <w:r w:rsidRPr="00AE5C7A">
              <w:rPr>
                <w:rFonts w:ascii="微軟正黑體" w:hAnsi="微軟正黑體"/>
                <w:color w:val="FF0000"/>
              </w:rPr>
              <w:lastRenderedPageBreak/>
              <w:t>Birth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F4A4" w14:textId="212ED23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lastRenderedPageBreak/>
              <w:t>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0248" w14:textId="1C42C45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Datetim</w:t>
            </w:r>
            <w:r w:rsidRPr="00AE5C7A">
              <w:rPr>
                <w:rFonts w:ascii="微軟正黑體" w:hAnsi="微軟正黑體" w:hint="eastAsia"/>
                <w:color w:val="FF0000"/>
              </w:rPr>
              <w:lastRenderedPageBreak/>
              <w:t>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6D2B" w14:textId="487256CE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lastRenderedPageBreak/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E729" w14:textId="6578EE95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yyyy</w:t>
            </w:r>
            <w:proofErr w:type="spellEnd"/>
            <w:r w:rsidRPr="00AE5C7A">
              <w:rPr>
                <w:rFonts w:ascii="微軟正黑體" w:hAnsi="微軟正黑體"/>
                <w:color w:val="FF0000"/>
              </w:rPr>
              <w:t>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CFE1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56524BE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3262" w14:textId="0DD9F91B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8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38FA0" w14:textId="6B65AA7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OCRSex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C58A" w14:textId="364A4784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性別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C3153" w14:textId="5AA65F2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1019" w14:textId="3B9D50F5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6BD8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125C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0019C47B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E6DF" w14:textId="01891A4C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9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E4D6" w14:textId="1D378F2A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proofErr w:type="spellStart"/>
            <w:r w:rsidRPr="00AE5C7A">
              <w:rPr>
                <w:rFonts w:ascii="微軟正黑體" w:hAnsi="微軟正黑體"/>
                <w:color w:val="FF0000"/>
              </w:rPr>
              <w:t>OCRRegisteredAddress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A7D5" w14:textId="777BEEA9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戶籍地址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51CB" w14:textId="687FB045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DA85" w14:textId="059A300B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113C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FA73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</w:tbl>
    <w:p w14:paraId="228122C8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F202A06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7E6CCB8C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FA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99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FB6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F83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CAA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01DAD8D1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BA5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490C" w14:textId="3EE6A4AE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FA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208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53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E1EB42F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77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D492" w14:textId="726B9C03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A3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3E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503D" w14:textId="77777777" w:rsidR="00CA2810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錯誤：格式錯誤</w:t>
            </w:r>
          </w:p>
          <w:p w14:paraId="7197F854" w14:textId="69282D2B" w:rsidR="00114E17" w:rsidRPr="00B61F54" w:rsidRDefault="00114E17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僅限18歲以上越南人申請</w:t>
            </w:r>
          </w:p>
        </w:tc>
      </w:tr>
    </w:tbl>
    <w:p w14:paraId="585958D9" w14:textId="77777777" w:rsidR="00CF0F2C" w:rsidRDefault="00CF0F2C">
      <w:pPr>
        <w:widowControl/>
        <w:rPr>
          <w:rFonts w:ascii="微軟正黑體" w:hAnsi="微軟正黑體"/>
          <w:color w:val="000000" w:themeColor="text1"/>
          <w:szCs w:val="24"/>
        </w:rPr>
      </w:pPr>
      <w:bookmarkStart w:id="38" w:name="_Toc101800724"/>
    </w:p>
    <w:p w14:paraId="2E034B32" w14:textId="77777777" w:rsidR="00CF0F2C" w:rsidRPr="00AE5320" w:rsidRDefault="00CF0F2C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620800E5" w14:textId="76B26654" w:rsidR="00422883" w:rsidRDefault="00422883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24D0CEBF" w14:textId="5CD49293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9" w:name="_Toc105516376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取得金融卡資料</w:t>
      </w:r>
      <w:bookmarkEnd w:id="38"/>
      <w:bookmarkEnd w:id="39"/>
    </w:p>
    <w:p w14:paraId="799839B8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6BA329D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5FEB3ADB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E3DDCDE" w14:textId="7FD732C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get</w:t>
      </w:r>
      <w:r w:rsidR="00796585">
        <w:rPr>
          <w:rFonts w:ascii="微軟正黑體" w:hAnsi="微軟正黑體" w:cs="Arial Unicode MS"/>
        </w:rPr>
        <w:t>d</w:t>
      </w:r>
      <w:r w:rsidRPr="00B61F54">
        <w:rPr>
          <w:rFonts w:ascii="微軟正黑體" w:hAnsi="微軟正黑體" w:cs="Arial Unicode MS"/>
        </w:rPr>
        <w:t>ebit</w:t>
      </w:r>
      <w:r w:rsidR="00796585">
        <w:rPr>
          <w:rFonts w:ascii="微軟正黑體" w:hAnsi="微軟正黑體" w:cs="Arial Unicode MS"/>
        </w:rPr>
        <w:t>c</w:t>
      </w:r>
      <w:r w:rsidRPr="00B61F54">
        <w:rPr>
          <w:rFonts w:ascii="微軟正黑體" w:hAnsi="微軟正黑體" w:cs="Arial Unicode MS"/>
        </w:rPr>
        <w:t>ard</w:t>
      </w:r>
      <w:proofErr w:type="spellEnd"/>
    </w:p>
    <w:p w14:paraId="064F0D6A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21C24A0A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359F33C1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08138E17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4FF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F92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6A81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E4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F4A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D7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D2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6460F" w:rsidRPr="00B61F54" w14:paraId="258220E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C592" w14:textId="0488AA84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5B3E" w14:textId="12CD78B4" w:rsidR="00E6460F" w:rsidRPr="00B61F54" w:rsidRDefault="00E6460F" w:rsidP="00E6460F">
            <w:pPr>
              <w:rPr>
                <w:rFonts w:ascii="微軟正黑體" w:hAnsi="微軟正黑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0DE6" w14:textId="5D1B5B81" w:rsidR="00E6460F" w:rsidRPr="00B61F54" w:rsidRDefault="00E6460F" w:rsidP="00E6460F">
            <w:pPr>
              <w:rPr>
                <w:rFonts w:ascii="微軟正黑體" w:hAnsi="微軟正黑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0920" w14:textId="6EEB6D56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B891" w14:textId="011F1A7B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3F08" w14:textId="510BE614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0421" w14:textId="4E4F8277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0C344F1A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DCB597C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79A50E3F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B7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436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CBE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842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DC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4E02E0D4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7ED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1D55" w14:textId="42D400B1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F8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CAA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9F2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25C68EA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054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1E1C" w14:textId="19660134" w:rsidR="00CA2810" w:rsidRPr="00B61F54" w:rsidRDefault="003271A7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E86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3F5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D63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04D033B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3FE368F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1C1C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06C6" w14:textId="02A3A14E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7E91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7A0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752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1D0BA7B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E56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E8B3" w14:textId="50619BFE" w:rsidR="00CA2810" w:rsidRPr="00B61F54" w:rsidRDefault="00596626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ardType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0907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金融卡類別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F78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F9C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05C890F7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D8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  <w:r w:rsidRPr="00B61F54">
              <w:rPr>
                <w:rFonts w:ascii="微軟正黑體" w:hAnsi="微軟正黑體"/>
              </w:rPr>
              <w:t>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FC5D" w14:textId="29F22314" w:rsidR="00CA2810" w:rsidRPr="00B61F54" w:rsidRDefault="007165B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I</w:t>
            </w:r>
            <w:r w:rsidR="00CA2810" w:rsidRPr="00B61F54">
              <w:rPr>
                <w:rFonts w:ascii="微軟正黑體" w:hAnsi="微軟正黑體" w:hint="eastAsia"/>
              </w:rPr>
              <w:t>s</w:t>
            </w:r>
            <w:r w:rsidR="00CA2810" w:rsidRPr="00B61F54">
              <w:rPr>
                <w:rFonts w:ascii="微軟正黑體" w:hAnsi="微軟正黑體"/>
              </w:rPr>
              <w:t>sueForm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3B7A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核發方式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79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8BA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89C4115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FA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Pr="00B61F54">
              <w:rPr>
                <w:rFonts w:ascii="微軟正黑體" w:hAnsi="微軟正黑體"/>
              </w:rPr>
              <w:t>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63A6" w14:textId="6B92E650" w:rsidR="00CA2810" w:rsidRPr="00B61F54" w:rsidRDefault="007165B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ardReceipt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D902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發送金融卡方式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E54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Integer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E01C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0：A</w:t>
            </w:r>
            <w:r w:rsidRPr="00B61F54">
              <w:rPr>
                <w:rFonts w:ascii="微軟正黑體" w:hAnsi="微軟正黑體"/>
              </w:rPr>
              <w:t>t Bank</w:t>
            </w:r>
          </w:p>
          <w:p w14:paraId="610645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1：B</w:t>
            </w:r>
            <w:r w:rsidRPr="00B61F54">
              <w:rPr>
                <w:rFonts w:ascii="微軟正黑體" w:hAnsi="微軟正黑體"/>
              </w:rPr>
              <w:t>y P</w:t>
            </w:r>
            <w:r w:rsidRPr="00B61F54">
              <w:rPr>
                <w:rFonts w:ascii="微軟正黑體" w:hAnsi="微軟正黑體" w:hint="eastAsia"/>
              </w:rPr>
              <w:t>o</w:t>
            </w:r>
            <w:r w:rsidRPr="00B61F54">
              <w:rPr>
                <w:rFonts w:ascii="微軟正黑體" w:hAnsi="微軟正黑體"/>
              </w:rPr>
              <w:t>st</w:t>
            </w:r>
          </w:p>
        </w:tc>
      </w:tr>
      <w:tr w:rsidR="00CA2810" w:rsidRPr="00B61F54" w14:paraId="0C45B64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94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Pr="00B61F54">
              <w:rPr>
                <w:rFonts w:ascii="微軟正黑體" w:hAnsi="微軟正黑體"/>
              </w:rPr>
              <w:t>.4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073C" w14:textId="7183EE84" w:rsidR="00CA2810" w:rsidRPr="00B61F54" w:rsidRDefault="007165B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P</w:t>
            </w:r>
            <w:r w:rsidR="00CA2810" w:rsidRPr="00B61F54">
              <w:rPr>
                <w:rFonts w:ascii="微軟正黑體" w:hAnsi="微軟正黑體"/>
              </w:rPr>
              <w:t>ostAddress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52E6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發送地址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340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78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696E9F3A" w14:textId="77777777" w:rsidR="00CA2810" w:rsidRPr="00B61F54" w:rsidRDefault="00CA2810" w:rsidP="00CA2810">
      <w:pPr>
        <w:rPr>
          <w:rFonts w:ascii="微軟正黑體" w:hAnsi="微軟正黑體"/>
        </w:rPr>
      </w:pPr>
    </w:p>
    <w:p w14:paraId="53DF6151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BA533D2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40" w:name="_Toc101800725"/>
      <w:bookmarkStart w:id="41" w:name="_Toc105516377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上傳金融卡資料</w:t>
      </w:r>
      <w:bookmarkEnd w:id="40"/>
      <w:bookmarkEnd w:id="41"/>
    </w:p>
    <w:p w14:paraId="4BC1DF7F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766568BC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7A7EDAA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0558D7E" w14:textId="03578071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upload</w:t>
      </w:r>
      <w:r w:rsidR="00C9798B">
        <w:rPr>
          <w:rFonts w:ascii="微軟正黑體" w:hAnsi="微軟正黑體" w:cs="Arial Unicode MS"/>
        </w:rPr>
        <w:t>d</w:t>
      </w:r>
      <w:r w:rsidRPr="00B61F54">
        <w:rPr>
          <w:rFonts w:ascii="微軟正黑體" w:hAnsi="微軟正黑體" w:cs="Arial Unicode MS"/>
        </w:rPr>
        <w:t>ebit</w:t>
      </w:r>
      <w:r w:rsidR="00C9798B">
        <w:rPr>
          <w:rFonts w:ascii="微軟正黑體" w:hAnsi="微軟正黑體" w:cs="Arial Unicode MS"/>
        </w:rPr>
        <w:t>c</w:t>
      </w:r>
      <w:r w:rsidRPr="00B61F54">
        <w:rPr>
          <w:rFonts w:ascii="微軟正黑體" w:hAnsi="微軟正黑體" w:cs="Arial Unicode MS"/>
        </w:rPr>
        <w:t>ard</w:t>
      </w:r>
      <w:proofErr w:type="spellEnd"/>
    </w:p>
    <w:p w14:paraId="5D21E27A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77FA5C0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AA86B9A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167"/>
        <w:gridCol w:w="783"/>
        <w:gridCol w:w="1485"/>
        <w:gridCol w:w="3143"/>
      </w:tblGrid>
      <w:tr w:rsidR="00CA2810" w:rsidRPr="00B61F54" w14:paraId="7F84EF7B" w14:textId="77777777" w:rsidTr="00810F4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D9A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767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E0E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26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114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4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1AF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C729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5358A3" w:rsidRPr="00B61F54" w14:paraId="7BE18B90" w14:textId="77777777" w:rsidTr="00810F4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3FB7" w14:textId="6B57292A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170A" w14:textId="013CC724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A004" w14:textId="6E784C52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9AEF" w14:textId="72795D8E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A8BA" w14:textId="6BFEFCFC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C29D" w14:textId="1405F380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A8BE" w14:textId="19E40025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77484714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0DF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CA4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CardType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97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金融卡類別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F81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685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768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E7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3A122A1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B5C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D30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 w:hint="eastAsia"/>
              </w:rPr>
              <w:t>Is</w:t>
            </w:r>
            <w:r w:rsidRPr="00B61F54">
              <w:rPr>
                <w:rFonts w:ascii="微軟正黑體" w:hAnsi="微軟正黑體"/>
              </w:rPr>
              <w:t>sueForm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D324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核發方式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E1D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01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3B4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66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3B1BF51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52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B01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CardReceipt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5E1B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發送金融卡方式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1B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Integer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B6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DF9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0：A</w:t>
            </w:r>
            <w:r w:rsidRPr="00B61F54">
              <w:rPr>
                <w:rFonts w:ascii="微軟正黑體" w:hAnsi="微軟正黑體"/>
              </w:rPr>
              <w:t>t Bank</w:t>
            </w:r>
          </w:p>
          <w:p w14:paraId="64BEFF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1：B</w:t>
            </w:r>
            <w:r w:rsidRPr="00B61F54">
              <w:rPr>
                <w:rFonts w:ascii="微軟正黑體" w:hAnsi="微軟正黑體"/>
              </w:rPr>
              <w:t>y P</w:t>
            </w:r>
            <w:r w:rsidRPr="00B61F54">
              <w:rPr>
                <w:rFonts w:ascii="微軟正黑體" w:hAnsi="微軟正黑體" w:hint="eastAsia"/>
              </w:rPr>
              <w:t>o</w:t>
            </w:r>
            <w:r w:rsidRPr="00B61F54">
              <w:rPr>
                <w:rFonts w:ascii="微軟正黑體" w:hAnsi="微軟正黑體"/>
              </w:rPr>
              <w:t>st</w:t>
            </w: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C09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2389466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6B6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2F1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PostAddress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F7F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EB2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9C3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F5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85F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3766177F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34E7" w14:textId="2B8622A8" w:rsidR="00BF76A1" w:rsidRPr="00B61F54" w:rsidRDefault="00810F40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778E" w14:textId="244C9FFF" w:rsidR="00BF76A1" w:rsidRPr="00930AE5" w:rsidRDefault="00BF76A1" w:rsidP="00BF76A1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T</w:t>
            </w:r>
            <w:r w:rsidRPr="00930AE5">
              <w:rPr>
                <w:rFonts w:ascii="微軟正黑體" w:hAnsi="微軟正黑體" w:hint="eastAsia"/>
              </w:rPr>
              <w:t>ermsList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632C" w14:textId="65807513" w:rsidR="00BF76A1" w:rsidRPr="00930AE5" w:rsidRDefault="00BF76A1" w:rsidP="00BF76A1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hint="eastAsia"/>
              </w:rPr>
              <w:t>條款列表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47A2" w14:textId="0C183BE9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Array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D19E" w14:textId="18BF239A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63FB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55E6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930AE5" w:rsidRPr="00930AE5" w14:paraId="15FA428C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10C1" w14:textId="707A8285" w:rsidR="00BF76A1" w:rsidRPr="00930AE5" w:rsidRDefault="00810F40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6.1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AA05F" w14:textId="69034B7A" w:rsidR="00BF76A1" w:rsidRPr="00930AE5" w:rsidRDefault="00BF76A1" w:rsidP="00BF76A1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Term</w:t>
            </w:r>
            <w:r w:rsidR="00A13D44" w:rsidRPr="00930AE5">
              <w:rPr>
                <w:rFonts w:ascii="微軟正黑體" w:hAnsi="微軟正黑體" w:hint="eastAsia"/>
              </w:rPr>
              <w:t>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1156" w14:textId="75889DF1" w:rsidR="00BF76A1" w:rsidRPr="00930AE5" w:rsidRDefault="00BF76A1" w:rsidP="00BF76A1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 w:hint="eastAsia"/>
              </w:rPr>
              <w:t>條款</w:t>
            </w:r>
            <w:r w:rsidR="00A13D44" w:rsidRPr="00930AE5">
              <w:rPr>
                <w:rFonts w:ascii="微軟正黑體" w:hAnsi="微軟正黑體" w:cs="新細明體" w:hint="eastAsia"/>
              </w:rPr>
              <w:t>I</w:t>
            </w:r>
            <w:r w:rsidR="00A13D44" w:rsidRPr="00930AE5">
              <w:rPr>
                <w:rFonts w:ascii="微軟正黑體" w:hAnsi="微軟正黑體" w:cs="新細明體"/>
              </w:rPr>
              <w:t>D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EC41" w14:textId="7C9F6861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558D" w14:textId="0A745CAF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D731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4BE4" w14:textId="22A4B64B" w:rsidR="00BF76A1" w:rsidRPr="00930AE5" w:rsidRDefault="00BF76A1" w:rsidP="00E60985">
            <w:pPr>
              <w:rPr>
                <w:rFonts w:ascii="微軟正黑體" w:hAnsi="微軟正黑體"/>
              </w:rPr>
            </w:pPr>
          </w:p>
        </w:tc>
      </w:tr>
      <w:tr w:rsidR="00930AE5" w:rsidRPr="00930AE5" w14:paraId="150CD00D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A8AD" w14:textId="19338C77" w:rsidR="00BF76A1" w:rsidRPr="00930AE5" w:rsidRDefault="00810F40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lastRenderedPageBreak/>
              <w:t>6</w:t>
            </w:r>
            <w:r w:rsidRPr="00930AE5">
              <w:rPr>
                <w:rFonts w:ascii="微軟正黑體" w:hAnsi="微軟正黑體"/>
              </w:rPr>
              <w:t>.2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2BB95" w14:textId="6D211113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V</w:t>
            </w:r>
            <w:r w:rsidRPr="00930AE5">
              <w:rPr>
                <w:rFonts w:ascii="微軟正黑體" w:hAnsi="微軟正黑體" w:hint="eastAsia"/>
              </w:rPr>
              <w:t>ersion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0897" w14:textId="2898E7CC" w:rsidR="00BF76A1" w:rsidRPr="00930AE5" w:rsidRDefault="00BF76A1" w:rsidP="00BF76A1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 w:hint="eastAsia"/>
              </w:rPr>
              <w:t>版本號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4AF1" w14:textId="0D014FE9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E156" w14:textId="0663461C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554B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E8CC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810F40" w:rsidRPr="00930AE5" w14:paraId="2225C2D2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C780" w14:textId="483EB132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6</w:t>
            </w:r>
            <w:r w:rsidRPr="00930AE5">
              <w:rPr>
                <w:rFonts w:ascii="微軟正黑體" w:hAnsi="微軟正黑體"/>
              </w:rPr>
              <w:t>.3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664C" w14:textId="003A1C5B" w:rsidR="00810F40" w:rsidRPr="00930AE5" w:rsidRDefault="00810F40" w:rsidP="00810F40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S</w:t>
            </w:r>
            <w:r w:rsidRPr="00930AE5">
              <w:rPr>
                <w:rFonts w:ascii="微軟正黑體" w:hAnsi="微軟正黑體" w:hint="eastAsia"/>
              </w:rPr>
              <w:t>ignTime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418F" w14:textId="454AD07F" w:rsidR="00810F40" w:rsidRPr="00930AE5" w:rsidRDefault="00810F40" w:rsidP="00810F40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 w:hint="eastAsia"/>
              </w:rPr>
              <w:t>簽署時間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DD85" w14:textId="622D6D8E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179A" w14:textId="03D0BD20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3216" w14:textId="79F4349C" w:rsidR="00810F40" w:rsidRPr="00930AE5" w:rsidRDefault="00810F40" w:rsidP="00810F40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yyyy</w:t>
            </w:r>
            <w:proofErr w:type="spellEnd"/>
            <w:r w:rsidRPr="00930AE5">
              <w:rPr>
                <w:rFonts w:ascii="微軟正黑體" w:hAnsi="微軟正黑體"/>
              </w:rPr>
              <w:t xml:space="preserve">-MM-dd </w:t>
            </w:r>
            <w:proofErr w:type="spellStart"/>
            <w:r w:rsidRPr="00930AE5">
              <w:rPr>
                <w:rFonts w:ascii="微軟正黑體" w:hAnsi="微軟正黑體"/>
              </w:rPr>
              <w:t>HH:</w:t>
            </w:r>
            <w:proofErr w:type="gramStart"/>
            <w:r w:rsidRPr="00930AE5">
              <w:rPr>
                <w:rFonts w:ascii="微軟正黑體" w:hAnsi="微軟正黑體"/>
              </w:rPr>
              <w:t>mm:ss</w:t>
            </w:r>
            <w:proofErr w:type="spellEnd"/>
            <w:proofErr w:type="gramEnd"/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1FE2" w14:textId="77777777" w:rsidR="00810F40" w:rsidRPr="00930AE5" w:rsidRDefault="00810F40" w:rsidP="00810F40">
            <w:pPr>
              <w:rPr>
                <w:rFonts w:ascii="微軟正黑體" w:hAnsi="微軟正黑體"/>
              </w:rPr>
            </w:pPr>
          </w:p>
        </w:tc>
      </w:tr>
    </w:tbl>
    <w:p w14:paraId="1FA1D8F6" w14:textId="77777777" w:rsidR="00CA2810" w:rsidRPr="00930AE5" w:rsidRDefault="00CA2810" w:rsidP="00CA2810">
      <w:pPr>
        <w:rPr>
          <w:rFonts w:ascii="微軟正黑體" w:hAnsi="微軟正黑體"/>
          <w:b/>
        </w:rPr>
      </w:pPr>
    </w:p>
    <w:p w14:paraId="1F0D08EC" w14:textId="77777777" w:rsidR="00CA2810" w:rsidRPr="00930AE5" w:rsidRDefault="00CA2810" w:rsidP="00CA2810">
      <w:pPr>
        <w:rPr>
          <w:rFonts w:ascii="微軟正黑體" w:hAnsi="微軟正黑體"/>
          <w:b/>
        </w:rPr>
      </w:pPr>
      <w:r w:rsidRPr="00930AE5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930AE5" w:rsidRPr="00930AE5" w14:paraId="7E95257E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F803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6605C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7806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466A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07E1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930AE5" w:rsidRPr="00930AE5" w14:paraId="35C53C7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3C0C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7A24" w14:textId="4CFD17C9" w:rsidR="00CA2810" w:rsidRPr="00930AE5" w:rsidRDefault="00285D38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927D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AB654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8417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930AE5" w:rsidRPr="00930AE5" w14:paraId="582B656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D64D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2F9A" w14:textId="7A9E9C1F" w:rsidR="00CA2810" w:rsidRPr="00930AE5" w:rsidRDefault="003271A7" w:rsidP="003578F8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E271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C511" w14:textId="77777777" w:rsidR="00CA2810" w:rsidRPr="00930AE5" w:rsidRDefault="00CA2810" w:rsidP="003578F8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009F9" w14:textId="55923673" w:rsidR="00810F40" w:rsidRPr="00930AE5" w:rsidRDefault="00810F40" w:rsidP="00810F40">
            <w:pPr>
              <w:rPr>
                <w:rFonts w:ascii="微軟正黑體" w:hAnsi="微軟正黑體" w:cs="新細明體"/>
              </w:rPr>
            </w:pPr>
          </w:p>
        </w:tc>
      </w:tr>
    </w:tbl>
    <w:p w14:paraId="13DE195B" w14:textId="77777777" w:rsidR="00CA2810" w:rsidRPr="00930AE5" w:rsidRDefault="00CA2810" w:rsidP="00CA2810">
      <w:pPr>
        <w:rPr>
          <w:rFonts w:ascii="微軟正黑體" w:hAnsi="微軟正黑體"/>
          <w:b/>
        </w:rPr>
      </w:pPr>
    </w:p>
    <w:p w14:paraId="4A7F71FA" w14:textId="77777777" w:rsidR="00CA2810" w:rsidRPr="00930AE5" w:rsidRDefault="00CA2810" w:rsidP="00CA2810">
      <w:pPr>
        <w:rPr>
          <w:rFonts w:ascii="微軟正黑體" w:hAnsi="微軟正黑體"/>
        </w:rPr>
      </w:pPr>
    </w:p>
    <w:p w14:paraId="16446D52" w14:textId="77777777" w:rsidR="00CA2810" w:rsidRPr="00930AE5" w:rsidRDefault="00CA2810" w:rsidP="00CA2810">
      <w:pPr>
        <w:rPr>
          <w:rFonts w:ascii="微軟正黑體" w:hAnsi="微軟正黑體"/>
        </w:rPr>
      </w:pPr>
      <w:r w:rsidRPr="00930AE5">
        <w:rPr>
          <w:rFonts w:ascii="微軟正黑體" w:hAnsi="微軟正黑體"/>
        </w:rPr>
        <w:br w:type="page"/>
      </w:r>
    </w:p>
    <w:p w14:paraId="5A22B309" w14:textId="77777777" w:rsidR="00CA2810" w:rsidRPr="00B61F54" w:rsidRDefault="00CA2810" w:rsidP="00CA2810">
      <w:pPr>
        <w:pStyle w:val="2"/>
        <w:rPr>
          <w:rFonts w:ascii="微軟正黑體" w:hAnsi="微軟正黑體"/>
          <w:bCs w:val="0"/>
        </w:rPr>
      </w:pPr>
      <w:bookmarkStart w:id="42" w:name="_Toc101800726"/>
      <w:bookmarkStart w:id="43" w:name="_Toc105516378"/>
      <w:r w:rsidRPr="00B61F54">
        <w:rPr>
          <w:rFonts w:ascii="微軟正黑體" w:hAnsi="微軟正黑體" w:hint="eastAsia"/>
        </w:rPr>
        <w:lastRenderedPageBreak/>
        <w:t>上傳使用者代碼/密碼</w:t>
      </w:r>
      <w:bookmarkEnd w:id="42"/>
      <w:bookmarkEnd w:id="43"/>
    </w:p>
    <w:p w14:paraId="003B4EB8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351DF48F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7E47924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AC398CB" w14:textId="3C384520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proofErr w:type="spellStart"/>
      <w:r w:rsidRPr="00B61F54">
        <w:rPr>
          <w:rFonts w:ascii="微軟正黑體" w:hAnsi="微軟正黑體" w:cs="Arial Unicode MS" w:hint="eastAsia"/>
        </w:rPr>
        <w:t>upload</w:t>
      </w:r>
      <w:r w:rsidR="00B86409">
        <w:rPr>
          <w:rFonts w:ascii="微軟正黑體" w:hAnsi="微軟正黑體" w:cs="Arial Unicode MS"/>
        </w:rPr>
        <w:t>p</w:t>
      </w:r>
      <w:r w:rsidRPr="00B61F54">
        <w:rPr>
          <w:rFonts w:ascii="微軟正黑體" w:hAnsi="微軟正黑體" w:cs="Arial Unicode MS" w:hint="eastAsia"/>
        </w:rPr>
        <w:t>assword</w:t>
      </w:r>
      <w:proofErr w:type="spellEnd"/>
    </w:p>
    <w:p w14:paraId="5CC9744B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377F4534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288E9B35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017"/>
        <w:gridCol w:w="900"/>
        <w:gridCol w:w="1626"/>
        <w:gridCol w:w="3002"/>
      </w:tblGrid>
      <w:tr w:rsidR="00CA2810" w:rsidRPr="00B61F54" w14:paraId="6E9058E1" w14:textId="77777777" w:rsidTr="00835DA4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66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DE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F8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2FB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A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62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FD4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DA3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DB56CA" w:rsidRPr="00B61F54" w14:paraId="79A78E06" w14:textId="77777777" w:rsidTr="00835DA4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94F8" w14:textId="71163736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5B0DA" w14:textId="49CAFC63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9553" w14:textId="5ED43433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945A" w14:textId="6844362E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1CA3" w14:textId="64C5C9AF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47D1" w14:textId="62F2939B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1C61" w14:textId="49750C32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6161C0" w:rsidRPr="00B61F54" w14:paraId="26040ED6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85C0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DD1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WebBankUserCode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4427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使用者代碼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62D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71D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BF09" w14:textId="7E64E18A" w:rsidR="006161C0" w:rsidRPr="00E85913" w:rsidRDefault="006161C0" w:rsidP="006161C0">
            <w:pPr>
              <w:rPr>
                <w:rFonts w:ascii="微軟正黑體" w:hAnsi="微軟正黑體"/>
              </w:rPr>
            </w:pPr>
            <w:r w:rsidRPr="00E85913">
              <w:rPr>
                <w:rFonts w:ascii="微軟正黑體" w:hAnsi="微軟正黑體" w:hint="eastAsia"/>
              </w:rPr>
              <w:t>(使用者代碼+時間戳)做E2E加密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4CE9" w14:textId="08A21034" w:rsidR="006161C0" w:rsidRDefault="006161C0" w:rsidP="006161C0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serid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2CFAA120" w14:textId="760A6A39" w:rsidR="006161C0" w:rsidRPr="00B61F54" w:rsidRDefault="006161C0" w:rsidP="006161C0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endToEndCert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取得)</w:t>
            </w:r>
          </w:p>
        </w:tc>
      </w:tr>
      <w:tr w:rsidR="006161C0" w:rsidRPr="00B61F54" w14:paraId="4C50FA70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E2CA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17F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onfirmUserCode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CAC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確認使用者代碼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E82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C7C3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4D46" w14:textId="6D9FE2CC" w:rsidR="006161C0" w:rsidRPr="00E85913" w:rsidRDefault="006161C0" w:rsidP="006161C0">
            <w:pPr>
              <w:rPr>
                <w:rFonts w:ascii="微軟正黑體" w:hAnsi="微軟正黑體"/>
              </w:rPr>
            </w:pPr>
            <w:r w:rsidRPr="00E85913">
              <w:rPr>
                <w:rFonts w:ascii="微軟正黑體" w:hAnsi="微軟正黑體" w:hint="eastAsia"/>
              </w:rPr>
              <w:t>(使用者代碼+時間戳)做E2E加密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705A" w14:textId="77777777" w:rsidR="00A56A2A" w:rsidRDefault="00A56A2A" w:rsidP="00A56A2A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serid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25A52A35" w14:textId="5215E591" w:rsidR="006161C0" w:rsidRPr="00B61F54" w:rsidRDefault="00A56A2A" w:rsidP="00A56A2A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endToEndCert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取得)</w:t>
            </w:r>
          </w:p>
        </w:tc>
      </w:tr>
      <w:tr w:rsidR="006161C0" w:rsidRPr="00B61F54" w14:paraId="16D91C42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7A98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063E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WebBankPassword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370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密碼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5AA8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E6CE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2569" w14:textId="51681FBC" w:rsidR="006161C0" w:rsidRPr="00D702A5" w:rsidRDefault="006161C0" w:rsidP="006161C0">
            <w:pPr>
              <w:rPr>
                <w:rFonts w:ascii="微軟正黑體" w:hAnsi="微軟正黑體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>(密碼+時間戳)做E2E加密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C5B2" w14:textId="0C2B0277" w:rsidR="00A56A2A" w:rsidRDefault="00A56A2A" w:rsidP="00A56A2A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</w:t>
            </w:r>
            <w:r>
              <w:rPr>
                <w:color w:val="FF0000"/>
              </w:rPr>
              <w:t>pwd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1B43E5F1" w14:textId="6612F136" w:rsidR="006161C0" w:rsidRPr="00B61F54" w:rsidRDefault="00A56A2A" w:rsidP="00A56A2A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endToEndCert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取得)</w:t>
            </w:r>
          </w:p>
        </w:tc>
      </w:tr>
      <w:tr w:rsidR="006161C0" w:rsidRPr="00B61F54" w14:paraId="467E3F47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C1F5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8D66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onfirmPassword</w:t>
            </w:r>
            <w:proofErr w:type="spellEnd"/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612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確認密碼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68D0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B905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DD43" w14:textId="4508339C" w:rsidR="006161C0" w:rsidRPr="00D702A5" w:rsidRDefault="006161C0" w:rsidP="006161C0">
            <w:pPr>
              <w:rPr>
                <w:rFonts w:ascii="微軟正黑體" w:hAnsi="微軟正黑體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>(密碼+時間戳)做E2E加密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4156" w14:textId="77777777" w:rsidR="00A56A2A" w:rsidRDefault="00A56A2A" w:rsidP="00A56A2A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</w:t>
            </w:r>
            <w:r>
              <w:rPr>
                <w:color w:val="FF0000"/>
              </w:rPr>
              <w:t>pwd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0D2E5BA3" w14:textId="324C6ED6" w:rsidR="006161C0" w:rsidRPr="00B61F54" w:rsidRDefault="00A56A2A" w:rsidP="00A56A2A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endToEndCert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取得)</w:t>
            </w:r>
          </w:p>
        </w:tc>
      </w:tr>
    </w:tbl>
    <w:p w14:paraId="744E5012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7B62B51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59AEEAF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9C4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51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BE2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5A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5D8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BE7DE90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DC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9BCB" w14:textId="4F6BBAAE" w:rsidR="00CA2810" w:rsidRPr="00B61F54" w:rsidRDefault="00285D38" w:rsidP="003578F8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B6FA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EFE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08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810F40" w:rsidRPr="00B61F54" w14:paraId="19A9DA4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363F" w14:textId="77777777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D326" w14:textId="4F3EFC11" w:rsidR="00810F40" w:rsidRPr="00B61F54" w:rsidRDefault="003271A7" w:rsidP="00810F40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1E7E" w14:textId="77777777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7867" w14:textId="77777777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57B7" w14:textId="3FEF2CB0" w:rsidR="00810F40" w:rsidRPr="00B61F54" w:rsidRDefault="00810F40" w:rsidP="00810F4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錯誤：</w:t>
            </w:r>
          </w:p>
          <w:p w14:paraId="1E2FE658" w14:textId="77777777" w:rsidR="00810F40" w:rsidRPr="00B61F54" w:rsidRDefault="00810F40" w:rsidP="00810F4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 xml:space="preserve">User Code </w:t>
            </w:r>
            <w:r w:rsidRPr="00B61F54">
              <w:rPr>
                <w:rFonts w:ascii="微軟正黑體" w:hAnsi="微軟正黑體" w:cs="新細明體" w:hint="eastAsia"/>
              </w:rPr>
              <w:t>格式不符</w:t>
            </w:r>
          </w:p>
          <w:p w14:paraId="7561B6EE" w14:textId="5A3AC15C" w:rsidR="00810F40" w:rsidRPr="00B61F54" w:rsidRDefault="00810F40" w:rsidP="00B509E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 xml:space="preserve">Online Password </w:t>
            </w:r>
            <w:r w:rsidRPr="00B61F54">
              <w:rPr>
                <w:rFonts w:ascii="微軟正黑體" w:hAnsi="微軟正黑體" w:cs="新細明體" w:hint="eastAsia"/>
              </w:rPr>
              <w:t>格式不符</w:t>
            </w:r>
          </w:p>
          <w:p w14:paraId="40B3AFCA" w14:textId="77777777" w:rsidR="00810F40" w:rsidRPr="00B61F54" w:rsidRDefault="00810F40" w:rsidP="00810F4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 xml:space="preserve">Confirm User Code </w:t>
            </w:r>
            <w:r w:rsidRPr="00B61F54">
              <w:rPr>
                <w:rFonts w:ascii="微軟正黑體" w:hAnsi="微軟正黑體" w:cs="新細明體" w:hint="eastAsia"/>
              </w:rPr>
              <w:t>錯誤</w:t>
            </w:r>
          </w:p>
          <w:p w14:paraId="5149DCD6" w14:textId="486B9E71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/>
              </w:rPr>
              <w:t xml:space="preserve">Confirm Online Password </w:t>
            </w:r>
            <w:r w:rsidRPr="00B61F54">
              <w:rPr>
                <w:rFonts w:ascii="微軟正黑體" w:hAnsi="微軟正黑體" w:cs="新細明體" w:hint="eastAsia"/>
              </w:rPr>
              <w:t>錯誤</w:t>
            </w:r>
          </w:p>
        </w:tc>
      </w:tr>
    </w:tbl>
    <w:p w14:paraId="422E5CD8" w14:textId="77777777" w:rsidR="00B61F54" w:rsidRPr="00B61F54" w:rsidRDefault="00B61F54" w:rsidP="00B61F54">
      <w:bookmarkStart w:id="44" w:name="_Toc101800727"/>
    </w:p>
    <w:bookmarkEnd w:id="44"/>
    <w:p w14:paraId="4F6896B4" w14:textId="274D5D77" w:rsidR="00CF0F2C" w:rsidRPr="00517C47" w:rsidRDefault="00CF0F2C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傳代碼請查看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「錯誤代碼總</w:t>
      </w:r>
      <w:proofErr w:type="gramStart"/>
      <w:r w:rsidRPr="00AE5320">
        <w:rPr>
          <w:rFonts w:ascii="微軟正黑體" w:hAnsi="微軟正黑體" w:hint="eastAsia"/>
          <w:color w:val="FF0000"/>
          <w:kern w:val="0"/>
        </w:rPr>
        <w:t>覽</w:t>
      </w:r>
      <w:proofErr w:type="gramEnd"/>
      <w:r w:rsidRPr="00AE5320">
        <w:rPr>
          <w:rFonts w:ascii="微軟正黑體" w:hAnsi="微軟正黑體" w:hint="eastAsia"/>
          <w:color w:val="FF0000"/>
          <w:kern w:val="0"/>
        </w:rPr>
        <w:t>」</w:t>
      </w:r>
    </w:p>
    <w:p w14:paraId="3D4E29DD" w14:textId="136BB94C" w:rsidR="006870E2" w:rsidRPr="00C00D77" w:rsidRDefault="00517C47" w:rsidP="006870E2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此步驟上傳時</w:t>
      </w:r>
      <w:r w:rsidR="007327B0">
        <w:rPr>
          <w:rFonts w:ascii="微軟正黑體" w:hAnsi="微軟正黑體" w:hint="eastAsia"/>
          <w:color w:val="FF0000"/>
        </w:rPr>
        <w:t>需另外撰寫程式</w:t>
      </w:r>
      <w:r w:rsidR="006870E2">
        <w:rPr>
          <w:rFonts w:ascii="微軟正黑體" w:hAnsi="微軟正黑體" w:hint="eastAsia"/>
          <w:color w:val="FF0000"/>
        </w:rPr>
        <w:t>驗證</w:t>
      </w:r>
      <w:r>
        <w:rPr>
          <w:rFonts w:ascii="微軟正黑體" w:hAnsi="微軟正黑體" w:hint="eastAsia"/>
          <w:color w:val="FF0000"/>
        </w:rPr>
        <w:t>K</w:t>
      </w:r>
      <w:r w:rsidR="007327B0">
        <w:rPr>
          <w:rFonts w:ascii="微軟正黑體" w:hAnsi="微軟正黑體" w:hint="eastAsia"/>
          <w:color w:val="FF0000"/>
        </w:rPr>
        <w:t>A</w:t>
      </w:r>
      <w:r>
        <w:rPr>
          <w:rFonts w:ascii="微軟正黑體" w:hAnsi="微軟正黑體" w:hint="eastAsia"/>
          <w:color w:val="FF0000"/>
        </w:rPr>
        <w:t>L</w:t>
      </w:r>
      <w:r w:rsidR="007327B0">
        <w:rPr>
          <w:rFonts w:ascii="微軟正黑體" w:hAnsi="微軟正黑體" w:hint="eastAsia"/>
          <w:color w:val="FF0000"/>
        </w:rPr>
        <w:t>A</w:t>
      </w:r>
      <w:r>
        <w:rPr>
          <w:rFonts w:ascii="微軟正黑體" w:hAnsi="微軟正黑體" w:hint="eastAsia"/>
          <w:color w:val="FF0000"/>
        </w:rPr>
        <w:t>P</w:t>
      </w:r>
      <w:r w:rsidR="007327B0">
        <w:rPr>
          <w:rFonts w:ascii="微軟正黑體" w:hAnsi="微軟正黑體" w:hint="eastAsia"/>
          <w:color w:val="FF0000"/>
        </w:rPr>
        <w:t>A(</w:t>
      </w:r>
      <w:proofErr w:type="spellStart"/>
      <w:r w:rsidR="007327B0">
        <w:rPr>
          <w:rFonts w:ascii="微軟正黑體" w:hAnsi="微軟正黑體" w:hint="eastAsia"/>
          <w:color w:val="FF0000"/>
        </w:rPr>
        <w:t>Is</w:t>
      </w:r>
      <w:r w:rsidR="0093365E">
        <w:rPr>
          <w:rFonts w:ascii="微軟正黑體" w:hAnsi="微軟正黑體"/>
          <w:color w:val="FF0000"/>
        </w:rPr>
        <w:t>K</w:t>
      </w:r>
      <w:r w:rsidR="007327B0">
        <w:rPr>
          <w:rFonts w:ascii="微軟正黑體" w:hAnsi="微軟正黑體"/>
          <w:color w:val="FF0000"/>
        </w:rPr>
        <w:t>ALAPA</w:t>
      </w:r>
      <w:proofErr w:type="spellEnd"/>
      <w:r w:rsidR="007327B0">
        <w:rPr>
          <w:rFonts w:ascii="微軟正黑體" w:hAnsi="微軟正黑體" w:hint="eastAsia"/>
          <w:color w:val="FF0000"/>
        </w:rPr>
        <w:t>)</w:t>
      </w:r>
      <w:r>
        <w:rPr>
          <w:rFonts w:ascii="微軟正黑體" w:hAnsi="微軟正黑體" w:hint="eastAsia"/>
          <w:color w:val="FF0000"/>
        </w:rPr>
        <w:t>、黑名單</w:t>
      </w:r>
      <w:r w:rsidR="007327B0">
        <w:rPr>
          <w:rFonts w:ascii="微軟正黑體" w:hAnsi="微軟正黑體" w:hint="eastAsia"/>
          <w:color w:val="FF0000"/>
        </w:rPr>
        <w:t>(</w:t>
      </w:r>
      <w:proofErr w:type="spellStart"/>
      <w:r w:rsidR="007327B0">
        <w:rPr>
          <w:rFonts w:ascii="微軟正黑體" w:hAnsi="微軟正黑體" w:hint="eastAsia"/>
          <w:color w:val="FF0000"/>
        </w:rPr>
        <w:t>Is</w:t>
      </w:r>
      <w:r w:rsidR="007327B0">
        <w:rPr>
          <w:rFonts w:ascii="微軟正黑體" w:hAnsi="微軟正黑體"/>
          <w:color w:val="FF0000"/>
        </w:rPr>
        <w:t>AML</w:t>
      </w:r>
      <w:proofErr w:type="spellEnd"/>
      <w:r w:rsidR="007327B0">
        <w:rPr>
          <w:rFonts w:ascii="微軟正黑體" w:hAnsi="微軟正黑體" w:hint="eastAsia"/>
          <w:color w:val="FF0000"/>
        </w:rPr>
        <w:t>)</w:t>
      </w:r>
      <w:r>
        <w:rPr>
          <w:rFonts w:ascii="微軟正黑體" w:hAnsi="微軟正黑體" w:hint="eastAsia"/>
          <w:color w:val="FF0000"/>
        </w:rPr>
        <w:t>、</w:t>
      </w:r>
      <w:proofErr w:type="spellStart"/>
      <w:r w:rsidR="006870E2">
        <w:rPr>
          <w:rFonts w:ascii="微軟正黑體" w:hAnsi="微軟正黑體" w:hint="eastAsia"/>
          <w:color w:val="FF0000"/>
        </w:rPr>
        <w:t>T</w:t>
      </w:r>
      <w:r w:rsidR="006870E2">
        <w:rPr>
          <w:rFonts w:ascii="微軟正黑體" w:hAnsi="微軟正黑體"/>
          <w:color w:val="FF0000"/>
        </w:rPr>
        <w:t>rueID</w:t>
      </w:r>
      <w:proofErr w:type="spellEnd"/>
      <w:r w:rsidR="007327B0">
        <w:rPr>
          <w:rFonts w:ascii="微軟正黑體" w:hAnsi="微軟正黑體"/>
          <w:color w:val="FF0000"/>
        </w:rPr>
        <w:t>(</w:t>
      </w:r>
      <w:proofErr w:type="spellStart"/>
      <w:r w:rsidR="007327B0">
        <w:rPr>
          <w:rFonts w:ascii="微軟正黑體" w:hAnsi="微軟正黑體"/>
          <w:color w:val="FF0000"/>
        </w:rPr>
        <w:t>IsTrueID</w:t>
      </w:r>
      <w:proofErr w:type="spellEnd"/>
      <w:r w:rsidR="007327B0">
        <w:rPr>
          <w:rFonts w:ascii="微軟正黑體" w:hAnsi="微軟正黑體"/>
          <w:color w:val="FF0000"/>
        </w:rPr>
        <w:t>)</w:t>
      </w:r>
      <w:r w:rsidR="007327B0">
        <w:rPr>
          <w:rFonts w:ascii="微軟正黑體" w:hAnsi="微軟正黑體" w:hint="eastAsia"/>
          <w:color w:val="FF0000"/>
        </w:rPr>
        <w:t>是否有通過、OCR(</w:t>
      </w:r>
      <w:proofErr w:type="spellStart"/>
      <w:r w:rsidR="007327B0">
        <w:rPr>
          <w:rFonts w:ascii="微軟正黑體" w:hAnsi="微軟正黑體" w:hint="eastAsia"/>
          <w:color w:val="FF0000"/>
        </w:rPr>
        <w:t>Is</w:t>
      </w:r>
      <w:r w:rsidR="007327B0">
        <w:rPr>
          <w:rFonts w:ascii="微軟正黑體" w:hAnsi="微軟正黑體"/>
          <w:color w:val="FF0000"/>
        </w:rPr>
        <w:t>OCR</w:t>
      </w:r>
      <w:proofErr w:type="spellEnd"/>
      <w:r w:rsidR="007327B0">
        <w:rPr>
          <w:rFonts w:ascii="微軟正黑體" w:hAnsi="微軟正黑體" w:hint="eastAsia"/>
          <w:color w:val="FF0000"/>
        </w:rPr>
        <w:t>)資料是否有</w:t>
      </w:r>
      <w:r w:rsidR="0093365E">
        <w:rPr>
          <w:rFonts w:ascii="微軟正黑體" w:hAnsi="微軟正黑體" w:hint="eastAsia"/>
          <w:color w:val="FF0000"/>
        </w:rPr>
        <w:t>通過(此欄位通過代表沒有異動)</w:t>
      </w:r>
      <w:r w:rsidR="006870E2">
        <w:rPr>
          <w:rFonts w:ascii="微軟正黑體" w:hAnsi="微軟正黑體" w:hint="eastAsia"/>
          <w:color w:val="FF0000"/>
        </w:rPr>
        <w:t>，</w:t>
      </w:r>
      <w:r w:rsidR="007327B0">
        <w:rPr>
          <w:rFonts w:ascii="微軟正黑體" w:hAnsi="微軟正黑體" w:hint="eastAsia"/>
          <w:color w:val="FF0000"/>
        </w:rPr>
        <w:t>將結果儲存到()中資料表對應欄位，</w:t>
      </w:r>
      <w:r w:rsidR="006870E2">
        <w:rPr>
          <w:rFonts w:ascii="微軟正黑體" w:hAnsi="微軟正黑體" w:hint="eastAsia"/>
          <w:color w:val="FF0000"/>
        </w:rPr>
        <w:t>通過則對應欄位為</w:t>
      </w:r>
      <w:r w:rsidR="006870E2">
        <w:rPr>
          <w:rFonts w:ascii="微軟正黑體" w:hAnsi="微軟正黑體"/>
          <w:color w:val="FF0000"/>
        </w:rPr>
        <w:t>true</w:t>
      </w:r>
      <w:r w:rsidR="006870E2">
        <w:rPr>
          <w:rFonts w:ascii="微軟正黑體" w:hAnsi="微軟正黑體" w:hint="eastAsia"/>
          <w:color w:val="FF0000"/>
        </w:rPr>
        <w:t>反之為f</w:t>
      </w:r>
      <w:r w:rsidR="006870E2">
        <w:rPr>
          <w:rFonts w:ascii="微軟正黑體" w:hAnsi="微軟正黑體"/>
          <w:color w:val="FF0000"/>
        </w:rPr>
        <w:t>alse</w:t>
      </w:r>
      <w:r w:rsidR="006870E2">
        <w:rPr>
          <w:rFonts w:ascii="微軟正黑體" w:hAnsi="微軟正黑體" w:hint="eastAsia"/>
          <w:color w:val="FF0000"/>
        </w:rPr>
        <w:t>，</w:t>
      </w:r>
      <w:r w:rsidR="006870E2" w:rsidRPr="00C00D77">
        <w:rPr>
          <w:rFonts w:ascii="微軟正黑體" w:hAnsi="微軟正黑體" w:hint="eastAsia"/>
          <w:color w:val="FF0000"/>
        </w:rPr>
        <w:t>若皆為通過則狀態值為5</w:t>
      </w:r>
      <w:r w:rsidR="00A97D2D" w:rsidRPr="00C00D77">
        <w:rPr>
          <w:rFonts w:ascii="微軟正黑體" w:hAnsi="微軟正黑體" w:hint="eastAsia"/>
          <w:color w:val="FF0000"/>
        </w:rPr>
        <w:t>（AML通過）</w:t>
      </w:r>
      <w:r w:rsidR="006870E2" w:rsidRPr="00C00D77">
        <w:rPr>
          <w:rFonts w:ascii="微軟正黑體" w:hAnsi="微軟正黑體" w:hint="eastAsia"/>
          <w:color w:val="FF0000"/>
        </w:rPr>
        <w:t>、有一項為不通過</w:t>
      </w:r>
      <w:r w:rsidR="00A97D2D" w:rsidRPr="00C00D77">
        <w:rPr>
          <w:rFonts w:ascii="微軟正黑體" w:hAnsi="微軟正黑體" w:hint="eastAsia"/>
          <w:color w:val="FF0000"/>
        </w:rPr>
        <w:t>則狀態值為6（人工審查中）</w:t>
      </w:r>
    </w:p>
    <w:p w14:paraId="21126F30" w14:textId="77777777" w:rsidR="00517C47" w:rsidRPr="00C00D77" w:rsidRDefault="00517C47" w:rsidP="00517C47">
      <w:pPr>
        <w:rPr>
          <w:rFonts w:ascii="微軟正黑體" w:hAnsi="微軟正黑體"/>
          <w:color w:val="FF0000"/>
        </w:rPr>
      </w:pPr>
      <w:r w:rsidRPr="00C00D77">
        <w:rPr>
          <w:rFonts w:ascii="微軟正黑體" w:hAnsi="微軟正黑體" w:hint="eastAsia"/>
          <w:color w:val="FF0000"/>
        </w:rPr>
        <w:t>*補充OCR是否異動邏輯:</w:t>
      </w:r>
    </w:p>
    <w:p w14:paraId="0C3E728F" w14:textId="77777777" w:rsidR="00C00D77" w:rsidRDefault="00517C47" w:rsidP="00C00D77">
      <w:pPr>
        <w:pStyle w:val="aa"/>
        <w:widowControl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C00D77">
        <w:rPr>
          <w:rFonts w:ascii="微軟正黑體" w:hAnsi="微軟正黑體" w:hint="eastAsia"/>
          <w:color w:val="FF0000"/>
        </w:rPr>
        <w:lastRenderedPageBreak/>
        <w:t xml:space="preserve">Sex（性別）：若身份證為9碼，OCR無資料可帶入客戶需自行填寫 </w:t>
      </w:r>
      <w:r w:rsidRPr="00C00D77">
        <w:rPr>
          <w:rFonts w:ascii="微軟正黑體" w:hAnsi="微軟正黑體" w:hint="eastAsia"/>
          <w:color w:val="FF0000"/>
        </w:rPr>
        <w:br/>
      </w:r>
      <w:r w:rsidRPr="00C00D77">
        <w:rPr>
          <w:rFonts w:ascii="Wingdings" w:hAnsi="Wingdings"/>
          <w:color w:val="FF0000"/>
        </w:rPr>
        <w:t>ð</w:t>
      </w:r>
      <w:r w:rsidRPr="00C00D77">
        <w:rPr>
          <w:rFonts w:ascii="微軟正黑體" w:hAnsi="微軟正黑體" w:hint="eastAsia"/>
          <w:color w:val="FF0000"/>
        </w:rPr>
        <w:t xml:space="preserve"> 身份證</w:t>
      </w:r>
      <w:r w:rsidRPr="00C00D77">
        <w:rPr>
          <w:rFonts w:ascii="微軟正黑體" w:hAnsi="微軟正黑體" w:hint="eastAsia"/>
          <w:color w:val="FF0000"/>
          <w:lang w:eastAsia="zh-CN"/>
        </w:rPr>
        <w:t>9</w:t>
      </w:r>
      <w:r w:rsidRPr="00C00D77">
        <w:rPr>
          <w:rFonts w:ascii="微軟正黑體" w:hAnsi="微軟正黑體" w:hint="eastAsia"/>
          <w:color w:val="FF0000"/>
        </w:rPr>
        <w:t>碼此欄位無需判斷</w:t>
      </w:r>
      <w:r w:rsidRPr="00C00D77">
        <w:rPr>
          <w:rFonts w:ascii="微軟正黑體" w:hAnsi="微軟正黑體" w:hint="eastAsia"/>
          <w:color w:val="FF0000"/>
          <w:lang w:eastAsia="zh-CN"/>
        </w:rPr>
        <w:t>OCR</w:t>
      </w:r>
      <w:r w:rsidRPr="00C00D77">
        <w:rPr>
          <w:rFonts w:ascii="微軟正黑體" w:hAnsi="微軟正黑體" w:hint="eastAsia"/>
          <w:color w:val="FF0000"/>
        </w:rPr>
        <w:t>是否異動</w:t>
      </w:r>
    </w:p>
    <w:p w14:paraId="65DB111B" w14:textId="56914B29" w:rsidR="00AA4DC3" w:rsidRPr="00C967C9" w:rsidRDefault="00C00D77" w:rsidP="00C967C9">
      <w:pPr>
        <w:pStyle w:val="aa"/>
        <w:widowControl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C00D77">
        <w:rPr>
          <w:rFonts w:ascii="微軟正黑體" w:hAnsi="微軟正黑體" w:hint="eastAsia"/>
          <w:color w:val="FF0000"/>
          <w:lang w:eastAsia="zh-CN"/>
        </w:rPr>
        <w:t>Expired</w:t>
      </w:r>
      <w:r w:rsidRPr="00C00D77">
        <w:rPr>
          <w:rFonts w:ascii="微軟正黑體" w:hAnsi="微軟正黑體" w:hint="eastAsia"/>
          <w:color w:val="FF0000"/>
        </w:rPr>
        <w:t xml:space="preserve"> </w:t>
      </w:r>
      <w:r w:rsidRPr="00C00D77">
        <w:rPr>
          <w:rFonts w:ascii="微軟正黑體" w:hAnsi="微軟正黑體" w:hint="eastAsia"/>
          <w:color w:val="FF0000"/>
          <w:lang w:eastAsia="zh-CN"/>
        </w:rPr>
        <w:t>Date</w:t>
      </w:r>
      <w:r w:rsidRPr="00C00D77">
        <w:rPr>
          <w:rFonts w:ascii="微軟正黑體" w:hAnsi="微軟正黑體" w:hint="eastAsia"/>
          <w:color w:val="FF0000"/>
        </w:rPr>
        <w:t>（身份證到期日）：同</w:t>
      </w:r>
      <w:r w:rsidR="00517C47" w:rsidRPr="00C00D77">
        <w:rPr>
          <w:rFonts w:ascii="微軟正黑體" w:hAnsi="微軟正黑體" w:hint="eastAsia"/>
          <w:color w:val="FF0000"/>
        </w:rPr>
        <w:t>上</w:t>
      </w:r>
      <w:r w:rsidR="00CA2810" w:rsidRPr="00C00D77">
        <w:rPr>
          <w:rFonts w:ascii="微軟正黑體" w:hAnsi="微軟正黑體"/>
        </w:rPr>
        <w:br w:type="page"/>
      </w:r>
    </w:p>
    <w:p w14:paraId="48DB5DAC" w14:textId="50CD0F91" w:rsidR="00AA4DC3" w:rsidRPr="004F4ADB" w:rsidRDefault="00AA4DC3" w:rsidP="00AA4DC3">
      <w:pPr>
        <w:pStyle w:val="2"/>
        <w:rPr>
          <w:rFonts w:ascii="微軟正黑體" w:hAnsi="微軟正黑體"/>
        </w:rPr>
      </w:pPr>
      <w:bookmarkStart w:id="45" w:name="_Toc105516379"/>
      <w:r w:rsidRPr="004F4ADB">
        <w:rPr>
          <w:rFonts w:ascii="微軟正黑體" w:hAnsi="微軟正黑體" w:hint="eastAsia"/>
        </w:rPr>
        <w:lastRenderedPageBreak/>
        <w:t>外部API</w:t>
      </w:r>
      <w:r w:rsidRPr="004F4ADB">
        <w:rPr>
          <w:rFonts w:ascii="微軟正黑體" w:hAnsi="微軟正黑體"/>
        </w:rPr>
        <w:t>-</w:t>
      </w:r>
      <w:proofErr w:type="spellStart"/>
      <w:r w:rsidRPr="004F4ADB">
        <w:rPr>
          <w:rFonts w:ascii="微軟正黑體" w:hAnsi="微軟正黑體" w:hint="eastAsia"/>
        </w:rPr>
        <w:t>Tr</w:t>
      </w:r>
      <w:r w:rsidRPr="004F4ADB">
        <w:rPr>
          <w:rFonts w:ascii="微軟正黑體" w:hAnsi="微軟正黑體"/>
        </w:rPr>
        <w:t>ueID</w:t>
      </w:r>
      <w:proofErr w:type="spellEnd"/>
      <w:r w:rsidRPr="004F4ADB">
        <w:rPr>
          <w:rFonts w:ascii="微軟正黑體" w:hAnsi="微軟正黑體" w:hint="eastAsia"/>
        </w:rPr>
        <w:t>驗證</w:t>
      </w:r>
      <w:bookmarkEnd w:id="45"/>
    </w:p>
    <w:p w14:paraId="22A573D1" w14:textId="77777777" w:rsidR="00AA4DC3" w:rsidRPr="00B61F54" w:rsidRDefault="00EC16EA" w:rsidP="00AA4DC3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381B6B9B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4058D4B8" w14:textId="77777777" w:rsidR="00AA4DC3" w:rsidRPr="00B61F54" w:rsidRDefault="00AA4DC3" w:rsidP="00AA4DC3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AE56EBC" w14:textId="77777777" w:rsidR="00AA4DC3" w:rsidRPr="00B61F54" w:rsidRDefault="00AA4DC3" w:rsidP="00AA4DC3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cs="Arial Unicode MS"/>
          <w:color w:val="000000" w:themeColor="text1"/>
        </w:rPr>
        <w:t>API</w:t>
      </w:r>
      <w:r w:rsidRPr="00B61F54">
        <w:rPr>
          <w:rFonts w:ascii="微軟正黑體" w:hAnsi="微軟正黑體" w:cs="新細明體" w:hint="eastAsia"/>
          <w:color w:val="000000" w:themeColor="text1"/>
        </w:rPr>
        <w:t>路徑</w:t>
      </w:r>
      <w:r w:rsidRPr="00B61F54">
        <w:rPr>
          <w:rFonts w:ascii="微軟正黑體" w:hAnsi="微軟正黑體" w:cs="Arial Unicode MS"/>
          <w:color w:val="000000" w:themeColor="text1"/>
        </w:rPr>
        <w:t xml:space="preserve">: </w:t>
      </w:r>
      <w:r w:rsidRPr="00B61F54">
        <w:rPr>
          <w:rFonts w:ascii="微軟正黑體" w:hAnsi="微軟正黑體" w:hint="eastAsia"/>
          <w:color w:val="000000" w:themeColor="text1"/>
        </w:rPr>
        <w:t>以下6個API</w:t>
      </w:r>
    </w:p>
    <w:p w14:paraId="3ED5FE9C" w14:textId="77777777" w:rsidR="00AA4DC3" w:rsidRPr="00B61F54" w:rsidRDefault="00AA4DC3" w:rsidP="00AA4DC3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/>
          <w:color w:val="000000" w:themeColor="text1"/>
        </w:rPr>
        <w:t xml:space="preserve">HTTP Method: </w:t>
      </w:r>
      <w:r w:rsidRPr="00B61F54">
        <w:rPr>
          <w:rFonts w:ascii="微軟正黑體" w:hAnsi="微軟正黑體" w:hint="eastAsia"/>
          <w:color w:val="000000" w:themeColor="text1"/>
        </w:rPr>
        <w:t>POST</w:t>
      </w:r>
    </w:p>
    <w:p w14:paraId="3295781F" w14:textId="77777777" w:rsidR="00AA4DC3" w:rsidRPr="00B61F54" w:rsidRDefault="00AA4DC3" w:rsidP="00AA4DC3">
      <w:pPr>
        <w:rPr>
          <w:rFonts w:ascii="微軟正黑體" w:hAnsi="微軟正黑體"/>
          <w:b/>
          <w:sz w:val="28"/>
          <w:szCs w:val="28"/>
        </w:rPr>
      </w:pPr>
    </w:p>
    <w:p w14:paraId="2B2E01BF" w14:textId="77777777" w:rsidR="00AA4DC3" w:rsidRPr="00B61F54" w:rsidRDefault="00AA4DC3" w:rsidP="00AA4DC3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 xml:space="preserve">請求參數  </w:t>
      </w:r>
      <w:r w:rsidRPr="00B61F54">
        <w:rPr>
          <w:rFonts w:ascii="微軟正黑體" w:hAnsi="微軟正黑體" w:cs="新細明體" w:hint="eastAsia"/>
          <w:b/>
          <w:color w:val="FF0000"/>
        </w:rPr>
        <w:t>參照</w:t>
      </w:r>
      <w:proofErr w:type="spellStart"/>
      <w:r w:rsidRPr="00B61F54">
        <w:rPr>
          <w:rFonts w:ascii="微軟正黑體" w:hAnsi="微軟正黑體" w:cs="新細明體"/>
          <w:b/>
          <w:color w:val="FF0000"/>
        </w:rPr>
        <w:t>trueID</w:t>
      </w:r>
      <w:proofErr w:type="spellEnd"/>
      <w:r w:rsidRPr="00B61F54">
        <w:rPr>
          <w:rFonts w:ascii="微軟正黑體" w:hAnsi="微軟正黑體" w:cs="新細明體"/>
          <w:b/>
          <w:color w:val="FF0000"/>
        </w:rPr>
        <w:t xml:space="preserve"> </w:t>
      </w:r>
      <w:proofErr w:type="spellStart"/>
      <w:r w:rsidRPr="00B61F54">
        <w:rPr>
          <w:rFonts w:ascii="微軟正黑體" w:hAnsi="微軟正黑體" w:cs="新細明體"/>
          <w:b/>
          <w:color w:val="FF0000"/>
        </w:rPr>
        <w:t>eKYC</w:t>
      </w:r>
      <w:proofErr w:type="spellEnd"/>
      <w:r w:rsidRPr="00B61F54">
        <w:rPr>
          <w:rFonts w:ascii="微軟正黑體" w:hAnsi="微軟正黑體" w:cs="新細明體"/>
          <w:b/>
          <w:color w:val="FF0000"/>
        </w:rPr>
        <w:t xml:space="preserve"> Integration APIs.pdf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AA4DC3" w:rsidRPr="00B61F54" w14:paraId="7669D148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D6FA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FF73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B552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DCC2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F3BD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7DD8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7553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AA4DC3" w:rsidRPr="00B61F54" w14:paraId="6756937C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B915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3346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參照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B356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B8D9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15B3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6F10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762E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</w:tr>
    </w:tbl>
    <w:p w14:paraId="7F64E58B" w14:textId="77777777" w:rsidR="00AA4DC3" w:rsidRPr="00B61F54" w:rsidRDefault="00AA4DC3" w:rsidP="00AA4DC3">
      <w:pPr>
        <w:rPr>
          <w:rFonts w:ascii="微軟正黑體" w:hAnsi="微軟正黑體"/>
          <w:b/>
        </w:rPr>
      </w:pPr>
    </w:p>
    <w:p w14:paraId="5CC6FC1B" w14:textId="77777777" w:rsidR="00AA4DC3" w:rsidRPr="00B61F54" w:rsidRDefault="00AA4DC3" w:rsidP="00AA4DC3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AA4DC3" w:rsidRPr="00B61F54" w14:paraId="47E9417A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8654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1B49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8009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9BCD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1312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AA4DC3" w:rsidRPr="00B61F54" w14:paraId="68C735D9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B80A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45DA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參照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9D74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3C24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F21E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</w:tr>
    </w:tbl>
    <w:p w14:paraId="3D69B494" w14:textId="77777777" w:rsidR="00AA4DC3" w:rsidRPr="00B61F54" w:rsidRDefault="00AA4DC3" w:rsidP="00AA4DC3">
      <w:pPr>
        <w:pStyle w:val="aa"/>
        <w:ind w:leftChars="0"/>
        <w:rPr>
          <w:rFonts w:ascii="微軟正黑體" w:hAnsi="微軟正黑體"/>
          <w:b/>
        </w:rPr>
      </w:pPr>
    </w:p>
    <w:p w14:paraId="1B415714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/>
        </w:rPr>
      </w:pPr>
      <w:r w:rsidRPr="00B61F54">
        <w:rPr>
          <w:rFonts w:ascii="微軟正黑體" w:hAnsi="微軟正黑體" w:hint="eastAsia"/>
        </w:rPr>
        <w:t>參考</w:t>
      </w:r>
      <w:proofErr w:type="spellStart"/>
      <w:r w:rsidRPr="00B61F54">
        <w:rPr>
          <w:rFonts w:ascii="微軟正黑體" w:hAnsi="微軟正黑體"/>
        </w:rPr>
        <w:t>trueID</w:t>
      </w:r>
      <w:proofErr w:type="spellEnd"/>
      <w:r w:rsidRPr="00B61F54">
        <w:rPr>
          <w:rFonts w:ascii="微軟正黑體" w:hAnsi="微軟正黑體"/>
        </w:rPr>
        <w:t xml:space="preserve"> </w:t>
      </w:r>
      <w:proofErr w:type="spellStart"/>
      <w:r w:rsidRPr="00B61F54">
        <w:rPr>
          <w:rFonts w:ascii="微軟正黑體" w:hAnsi="微軟正黑體"/>
        </w:rPr>
        <w:t>eKYC</w:t>
      </w:r>
      <w:proofErr w:type="spellEnd"/>
      <w:r w:rsidRPr="00B61F54">
        <w:rPr>
          <w:rFonts w:ascii="微軟正黑體" w:hAnsi="微軟正黑體"/>
        </w:rPr>
        <w:t xml:space="preserve"> Integration APIs.pdf</w:t>
      </w:r>
    </w:p>
    <w:p w14:paraId="34B64E6B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取得存取token：</w:t>
      </w:r>
      <w:r w:rsidR="00EC16EA">
        <w:fldChar w:fldCharType="begin"/>
      </w:r>
      <w:r w:rsidR="00EC16EA">
        <w:instrText xml:space="preserve"> HYPERLINK "https://endpoint/v1/oauth/accessToken" </w:instrText>
      </w:r>
      <w:r w:rsidR="00EC16EA">
        <w:fldChar w:fldCharType="separate"/>
      </w:r>
      <w:r w:rsidRPr="00B61F54">
        <w:rPr>
          <w:rStyle w:val="ac"/>
          <w:rFonts w:ascii="微軟正黑體" w:hAnsi="微軟正黑體"/>
          <w:bCs/>
        </w:rPr>
        <w:t>https://endpoint/v1/oauth/accessToken</w:t>
      </w:r>
      <w:r w:rsidR="00EC16EA">
        <w:rPr>
          <w:rStyle w:val="ac"/>
          <w:rFonts w:ascii="微軟正黑體" w:hAnsi="微軟正黑體"/>
          <w:bCs/>
        </w:rPr>
        <w:fldChar w:fldCharType="end"/>
      </w:r>
    </w:p>
    <w:p w14:paraId="50EB2288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驗證正面：</w:t>
      </w:r>
      <w:r w:rsidR="00EC16EA">
        <w:fldChar w:fldCharType="begin"/>
      </w:r>
      <w:r w:rsidR="00EC16EA">
        <w:instrText xml:space="preserve"> HYPERLINK "https://endpoint/ekyc/v1.0/id/verify/front" </w:instrText>
      </w:r>
      <w:r w:rsidR="00EC16EA">
        <w:fldChar w:fldCharType="separate"/>
      </w:r>
      <w:r w:rsidRPr="00B61F54">
        <w:rPr>
          <w:rStyle w:val="ac"/>
          <w:rFonts w:ascii="微軟正黑體" w:hAnsi="微軟正黑體"/>
          <w:bCs/>
        </w:rPr>
        <w:t>https://endpoint/ekyc/v1.0/id/verify/front</w:t>
      </w:r>
      <w:r w:rsidR="00EC16EA">
        <w:rPr>
          <w:rStyle w:val="ac"/>
          <w:rFonts w:ascii="微軟正黑體" w:hAnsi="微軟正黑體"/>
          <w:bCs/>
        </w:rPr>
        <w:fldChar w:fldCharType="end"/>
      </w:r>
    </w:p>
    <w:p w14:paraId="67989611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驗證反面：</w:t>
      </w:r>
      <w:r w:rsidR="00EC16EA">
        <w:fldChar w:fldCharType="begin"/>
      </w:r>
      <w:r w:rsidR="00EC16EA">
        <w:instrText xml:space="preserve"> HYPERLINK "https://endpoint/ekyc/v1.0/id/verify/back" </w:instrText>
      </w:r>
      <w:r w:rsidR="00EC16EA">
        <w:fldChar w:fldCharType="separate"/>
      </w:r>
      <w:r w:rsidRPr="00B61F54">
        <w:rPr>
          <w:rStyle w:val="ac"/>
          <w:rFonts w:ascii="微軟正黑體" w:hAnsi="微軟正黑體"/>
          <w:bCs/>
        </w:rPr>
        <w:t>https://endpoint/ekyc/v1.0/id/verify/back</w:t>
      </w:r>
      <w:r w:rsidR="00EC16EA">
        <w:rPr>
          <w:rStyle w:val="ac"/>
          <w:rFonts w:ascii="微軟正黑體" w:hAnsi="微軟正黑體"/>
          <w:bCs/>
        </w:rPr>
        <w:fldChar w:fldCharType="end"/>
      </w:r>
    </w:p>
    <w:p w14:paraId="63C20222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自拍驗證：</w:t>
      </w:r>
      <w:r w:rsidR="00EC16EA">
        <w:fldChar w:fldCharType="begin"/>
      </w:r>
      <w:r w:rsidR="00EC16EA">
        <w:instrText xml:space="preserve"> HYPERLINK "https://endpoint/ekyc/v1.0/selfi</w:instrText>
      </w:r>
      <w:r w:rsidR="00EC16EA">
        <w:instrText xml:space="preserve">e/verify" </w:instrText>
      </w:r>
      <w:r w:rsidR="00EC16EA">
        <w:fldChar w:fldCharType="separate"/>
      </w:r>
      <w:r w:rsidRPr="00B61F54">
        <w:rPr>
          <w:rStyle w:val="ac"/>
          <w:rFonts w:ascii="微軟正黑體" w:hAnsi="微軟正黑體"/>
          <w:bCs/>
        </w:rPr>
        <w:t>https://endpoint/ekyc/v1.0/selfie/verif</w:t>
      </w:r>
      <w:r w:rsidRPr="00B61F54">
        <w:rPr>
          <w:rStyle w:val="ac"/>
          <w:rFonts w:ascii="微軟正黑體" w:hAnsi="微軟正黑體" w:hint="eastAsia"/>
          <w:bCs/>
        </w:rPr>
        <w:t>y</w:t>
      </w:r>
      <w:r w:rsidR="00EC16EA">
        <w:rPr>
          <w:rStyle w:val="ac"/>
          <w:rFonts w:ascii="微軟正黑體" w:hAnsi="微軟正黑體"/>
          <w:bCs/>
        </w:rPr>
        <w:fldChar w:fldCharType="end"/>
      </w:r>
    </w:p>
    <w:p w14:paraId="24D8CB23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lastRenderedPageBreak/>
        <w:t>結束：</w:t>
      </w:r>
      <w:r w:rsidR="00EC16EA">
        <w:fldChar w:fldCharType="begin"/>
      </w:r>
      <w:r w:rsidR="00EC16EA">
        <w:instrText xml:space="preserve"> HYPERLINK "https://endpoint/ekyc/v1.0/idselfie/compare" </w:instrText>
      </w:r>
      <w:r w:rsidR="00EC16EA">
        <w:fldChar w:fldCharType="separate"/>
      </w:r>
      <w:r w:rsidRPr="00B61F54">
        <w:rPr>
          <w:rStyle w:val="ac"/>
          <w:rFonts w:ascii="微軟正黑體" w:hAnsi="微軟正黑體"/>
          <w:bCs/>
        </w:rPr>
        <w:t>https://endpoint/ekyc/v1.0/idselfie/compare</w:t>
      </w:r>
      <w:r w:rsidR="00EC16EA">
        <w:rPr>
          <w:rStyle w:val="ac"/>
          <w:rFonts w:ascii="微軟正黑體" w:hAnsi="微軟正黑體"/>
          <w:bCs/>
        </w:rPr>
        <w:fldChar w:fldCharType="end"/>
      </w:r>
    </w:p>
    <w:p w14:paraId="5435C481" w14:textId="5511652E" w:rsidR="00CA2810" w:rsidRPr="00B61F54" w:rsidRDefault="00CA2810" w:rsidP="00AA4DC3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4F40A6F" w14:textId="77777777" w:rsidR="00EF4960" w:rsidRPr="00B61F54" w:rsidRDefault="00EF4960" w:rsidP="00EF4960">
      <w:pPr>
        <w:pStyle w:val="2"/>
        <w:rPr>
          <w:rFonts w:ascii="微軟正黑體" w:hAnsi="微軟正黑體"/>
          <w:b w:val="0"/>
        </w:rPr>
      </w:pPr>
      <w:bookmarkStart w:id="46" w:name="_Toc101800732"/>
      <w:bookmarkStart w:id="47" w:name="_Toc101800728"/>
      <w:bookmarkStart w:id="48" w:name="_Toc101800731"/>
      <w:bookmarkStart w:id="49" w:name="_Toc105516380"/>
      <w:r>
        <w:rPr>
          <w:rFonts w:ascii="微軟正黑體" w:hAnsi="微軟正黑體" w:hint="eastAsia"/>
          <w:color w:val="000000" w:themeColor="text1"/>
          <w:szCs w:val="24"/>
        </w:rPr>
        <w:lastRenderedPageBreak/>
        <w:t>外部API-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CIF-VN</w:t>
      </w:r>
      <w:bookmarkEnd w:id="46"/>
      <w:bookmarkEnd w:id="49"/>
    </w:p>
    <w:p w14:paraId="114118D9" w14:textId="77777777" w:rsidR="00EF4960" w:rsidRPr="00B61F54" w:rsidRDefault="00EC16EA" w:rsidP="00EF496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3A49AFC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0962EC1E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308DF9D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6776405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5D4519C9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</w:p>
    <w:p w14:paraId="3EFB2B88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EF4960" w:rsidRPr="00B61F54" w14:paraId="02CF93BA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CF6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A74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713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496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D8A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FE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B20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F4960" w:rsidRPr="00B61F54" w14:paraId="1CF8AA5B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055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7C8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48C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44B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4BC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A70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84A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0AAC1FE2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084FC4C5" w14:textId="77777777" w:rsidR="00EF4960" w:rsidRPr="00B61F54" w:rsidRDefault="00EF4960" w:rsidP="00EF496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EF4960" w:rsidRPr="00B61F54" w14:paraId="4DB94A83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7EB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722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5E7DB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A46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208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4960" w:rsidRPr="00B61F54" w14:paraId="081D46C5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718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73F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F8F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F517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4E6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6630B161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7511D0D1" w14:textId="77777777" w:rsidR="00EF4960" w:rsidRPr="00514DB0" w:rsidRDefault="00EF4960" w:rsidP="00EF4960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 w:hint="eastAsia"/>
          <w:kern w:val="0"/>
        </w:rPr>
        <w:t>中台無法碰觸到，所以要透過《查詢平台》來查詢</w:t>
      </w:r>
    </w:p>
    <w:p w14:paraId="4784E86C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50D552DF" w14:textId="77777777" w:rsidR="00EF4960" w:rsidRPr="00B61F54" w:rsidRDefault="00EF4960" w:rsidP="00EF4960">
      <w:pPr>
        <w:pStyle w:val="2"/>
        <w:rPr>
          <w:rFonts w:ascii="微軟正黑體" w:hAnsi="微軟正黑體"/>
          <w:b w:val="0"/>
        </w:rPr>
      </w:pPr>
      <w:bookmarkStart w:id="50" w:name="_Toc101800734"/>
      <w:bookmarkStart w:id="51" w:name="_Toc105516381"/>
      <w:r>
        <w:rPr>
          <w:rFonts w:ascii="微軟正黑體" w:hAnsi="微軟正黑體" w:hint="eastAsia"/>
          <w:color w:val="000000" w:themeColor="text1"/>
          <w:szCs w:val="24"/>
        </w:rPr>
        <w:lastRenderedPageBreak/>
        <w:t>外部API-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KALAPA(</w:t>
      </w:r>
      <w:r w:rsidRPr="00B61F54">
        <w:rPr>
          <w:rFonts w:ascii="微軟正黑體" w:hAnsi="微軟正黑體"/>
          <w:color w:val="000000" w:themeColor="text1"/>
          <w:szCs w:val="24"/>
        </w:rPr>
        <w:t>cross check basic info (name, dob, gender)</w:t>
      </w:r>
      <w:r w:rsidRPr="00B61F54">
        <w:rPr>
          <w:rFonts w:ascii="微軟正黑體" w:hAnsi="微軟正黑體" w:hint="eastAsia"/>
          <w:color w:val="000000" w:themeColor="text1"/>
          <w:szCs w:val="24"/>
        </w:rPr>
        <w:t>)</w:t>
      </w:r>
      <w:bookmarkEnd w:id="50"/>
      <w:bookmarkEnd w:id="51"/>
    </w:p>
    <w:p w14:paraId="22D91479" w14:textId="77777777" w:rsidR="00EF4960" w:rsidRPr="00B61F54" w:rsidRDefault="00EC16EA" w:rsidP="00EF496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A0CAEF3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7CF3292A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77F2DD7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</w:t>
      </w:r>
      <w:r w:rsidRPr="00B61F54">
        <w:rPr>
          <w:rFonts w:ascii="微軟正黑體" w:hAnsi="微軟正黑體"/>
        </w:rPr>
        <w:t xml:space="preserve"> https://apidocs.kalapa.vn/biCrossCheck/get</w:t>
      </w:r>
    </w:p>
    <w:p w14:paraId="050E5512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000000" w:themeColor="text1"/>
        </w:rPr>
        <w:t>GET</w:t>
      </w:r>
    </w:p>
    <w:p w14:paraId="11E23D5A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</w:p>
    <w:p w14:paraId="2F5866CF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017"/>
        <w:gridCol w:w="900"/>
        <w:gridCol w:w="1320"/>
        <w:gridCol w:w="3308"/>
      </w:tblGrid>
      <w:tr w:rsidR="00EF4960" w:rsidRPr="00B61F54" w14:paraId="2E959B49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E71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548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5E7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CCA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CD9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69D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9D96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F4960" w:rsidRPr="00B61F54" w14:paraId="0C9C6555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FDB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FFD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  <w:color w:val="000000" w:themeColor="text1"/>
              </w:rPr>
              <w:t>id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C07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FF93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97A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8EB4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Identity number </w:t>
            </w:r>
            <w:proofErr w:type="gramStart"/>
            <w:r w:rsidRPr="00B61F54">
              <w:rPr>
                <w:rFonts w:ascii="微軟正黑體" w:hAnsi="微軟正黑體"/>
              </w:rPr>
              <w:t>( no</w:t>
            </w:r>
            <w:proofErr w:type="gramEnd"/>
            <w:r w:rsidRPr="00B61F54">
              <w:rPr>
                <w:rFonts w:ascii="微軟正黑體" w:hAnsi="微軟正黑體"/>
              </w:rPr>
              <w:t xml:space="preserve"> extra space)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493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  <w:tr w:rsidR="00EF4960" w:rsidRPr="00B61F54" w14:paraId="464DAF7C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1BE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9B2B" w14:textId="77777777" w:rsidR="00EF4960" w:rsidRPr="00B61F54" w:rsidRDefault="00EF4960" w:rsidP="00D042CF">
            <w:pPr>
              <w:rPr>
                <w:rFonts w:ascii="微軟正黑體" w:hAnsi="微軟正黑體"/>
                <w:color w:val="000000" w:themeColor="text1"/>
              </w:rPr>
            </w:pPr>
            <w:r w:rsidRPr="00B61F54">
              <w:rPr>
                <w:rFonts w:ascii="微軟正黑體" w:hAnsi="微軟正黑體"/>
                <w:b/>
                <w:bCs/>
                <w:color w:val="3B4151"/>
              </w:rPr>
              <w:t>name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BA4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1B94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BD0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961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Full name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6ED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  <w:tr w:rsidR="00EF4960" w:rsidRPr="00B61F54" w14:paraId="7FBA1790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FF6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5768" w14:textId="77777777" w:rsidR="00EF4960" w:rsidRPr="00B61F54" w:rsidRDefault="00EF4960" w:rsidP="00D042CF">
            <w:pPr>
              <w:rPr>
                <w:rFonts w:ascii="微軟正黑體" w:hAnsi="微軟正黑體"/>
                <w:color w:val="000000" w:themeColor="text1"/>
              </w:rPr>
            </w:pPr>
            <w:r w:rsidRPr="00B61F54">
              <w:rPr>
                <w:rFonts w:ascii="微軟正黑體" w:hAnsi="微軟正黑體"/>
                <w:color w:val="000000" w:themeColor="text1"/>
              </w:rPr>
              <w:t>Authorization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5F8B7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授權金</w:t>
            </w:r>
            <w:proofErr w:type="gramStart"/>
            <w:r w:rsidRPr="00B61F54">
              <w:rPr>
                <w:rFonts w:ascii="微軟正黑體" w:hAnsi="微軟正黑體" w:hint="eastAsia"/>
              </w:rPr>
              <w:t>鑰</w:t>
            </w:r>
            <w:proofErr w:type="gramEnd"/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465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E6AD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C83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E25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Test Token:  5bb42ea331ee010001a0b7d78bd12bb11f73430daf0fd250a4788de4</w:t>
            </w:r>
          </w:p>
        </w:tc>
      </w:tr>
    </w:tbl>
    <w:p w14:paraId="2126DCDC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6AF3ACFA" w14:textId="77777777" w:rsidR="00EF4960" w:rsidRPr="00B61F54" w:rsidRDefault="00EF4960" w:rsidP="00EF496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EF4960" w:rsidRPr="00B61F54" w14:paraId="7D37A381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D07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lastRenderedPageBreak/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DDA9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DAB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110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EBE7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4960" w:rsidRPr="00B61F54" w14:paraId="215EE648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7A9B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782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27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147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1B0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50B527BB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50C20707" w14:textId="77777777" w:rsidR="00EF4960" w:rsidRPr="00514DB0" w:rsidRDefault="00EF4960" w:rsidP="00EF4960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/>
        </w:rPr>
        <w:t>KALAPA</w:t>
      </w:r>
      <w:r w:rsidRPr="00514DB0">
        <w:rPr>
          <w:rFonts w:ascii="微軟正黑體" w:hAnsi="微軟正黑體" w:hint="eastAsia"/>
        </w:rPr>
        <w:t>會回傳狀態值：通過、未通過、</w:t>
      </w:r>
      <w:proofErr w:type="gramStart"/>
      <w:r w:rsidRPr="00514DB0">
        <w:rPr>
          <w:rFonts w:ascii="微軟正黑體" w:hAnsi="微軟正黑體" w:hint="eastAsia"/>
        </w:rPr>
        <w:t>空值</w:t>
      </w:r>
      <w:proofErr w:type="gramEnd"/>
      <w:r w:rsidRPr="00514DB0">
        <w:rPr>
          <w:rFonts w:ascii="微軟正黑體" w:hAnsi="微軟正黑體" w:hint="eastAsia"/>
        </w:rPr>
        <w:t>，其中未通過</w:t>
      </w:r>
      <w:proofErr w:type="gramStart"/>
      <w:r w:rsidRPr="00514DB0">
        <w:rPr>
          <w:rFonts w:ascii="微軟正黑體" w:hAnsi="微軟正黑體" w:hint="eastAsia"/>
        </w:rPr>
        <w:t>及空值</w:t>
      </w:r>
      <w:proofErr w:type="gramEnd"/>
      <w:r w:rsidRPr="00514DB0">
        <w:rPr>
          <w:rFonts w:ascii="微軟正黑體" w:hAnsi="微軟正黑體" w:hint="eastAsia"/>
        </w:rPr>
        <w:t>，就會進人工審核，通過則入正式開戶流程</w:t>
      </w:r>
    </w:p>
    <w:p w14:paraId="171DA417" w14:textId="38963F4E" w:rsidR="007D633E" w:rsidRPr="00514DB0" w:rsidRDefault="00EF4960" w:rsidP="00886B9B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 w:hint="eastAsia"/>
        </w:rPr>
        <w:t>傳出及接收，皆須使用AES加、解密</w:t>
      </w:r>
      <w:r w:rsidR="00A517A4" w:rsidRPr="00514DB0">
        <w:rPr>
          <w:rFonts w:ascii="微軟正黑體" w:hAnsi="微軟正黑體" w:hint="eastAsia"/>
        </w:rPr>
        <w:t>(不同資料庫資料使用者代碼/密碼比照現行</w:t>
      </w:r>
      <w:proofErr w:type="gramStart"/>
      <w:r w:rsidR="00A517A4" w:rsidRPr="00514DB0">
        <w:rPr>
          <w:rFonts w:ascii="微軟正黑體" w:hAnsi="微軟正黑體" w:hint="eastAsia"/>
        </w:rPr>
        <w:t>採</w:t>
      </w:r>
      <w:proofErr w:type="gramEnd"/>
      <w:r w:rsidR="00A517A4" w:rsidRPr="00514DB0">
        <w:rPr>
          <w:rFonts w:ascii="微軟正黑體" w:hAnsi="微軟正黑體" w:hint="eastAsia"/>
        </w:rPr>
        <w:t>E2E加密儲存)</w:t>
      </w:r>
      <w:r w:rsidR="007D633E" w:rsidRPr="00514DB0">
        <w:rPr>
          <w:rFonts w:ascii="微軟正黑體" w:hAnsi="微軟正黑體" w:hint="eastAsia"/>
        </w:rPr>
        <w:t>，</w:t>
      </w:r>
      <w:r w:rsidR="007D633E" w:rsidRPr="00514DB0">
        <w:rPr>
          <w:rFonts w:ascii="微軟正黑體" w:hAnsi="微軟正黑體"/>
        </w:rPr>
        <w:t>Using Algorithm "AES-GCM authenticated encryption"</w:t>
      </w:r>
    </w:p>
    <w:p w14:paraId="5E1C81CD" w14:textId="77777777" w:rsidR="00EF4960" w:rsidRPr="00514DB0" w:rsidRDefault="00EF4960" w:rsidP="00EF4960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/>
        </w:rPr>
        <w:t>https://apidocs.kalapa.vn/?url=cross-check-api&amp;fbclid=IwAR2tY2qwlRkdahiF9aaYE1wXNA9Mgo9I2c-k8-avc8oVj6U_yLXDpWiUTy0#/developers/biCrossCheck</w:t>
      </w:r>
    </w:p>
    <w:p w14:paraId="06AC7755" w14:textId="77777777" w:rsidR="00EF4960" w:rsidRPr="00B61F54" w:rsidRDefault="00EF4960" w:rsidP="00EF4960">
      <w:bookmarkStart w:id="52" w:name="_Toc101800735"/>
    </w:p>
    <w:p w14:paraId="67A2BAC2" w14:textId="77777777" w:rsidR="00FF233E" w:rsidRDefault="00FF233E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216AB3E6" w14:textId="0120EFF8" w:rsidR="00EF4960" w:rsidRPr="00B61F54" w:rsidRDefault="00EF4960" w:rsidP="00EF4960">
      <w:pPr>
        <w:pStyle w:val="2"/>
        <w:rPr>
          <w:rFonts w:ascii="微軟正黑體" w:hAnsi="微軟正黑體"/>
          <w:b w:val="0"/>
        </w:rPr>
      </w:pPr>
      <w:bookmarkStart w:id="53" w:name="_Toc105516382"/>
      <w:r>
        <w:rPr>
          <w:rFonts w:ascii="微軟正黑體" w:hAnsi="微軟正黑體" w:hint="eastAsia"/>
          <w:color w:val="000000" w:themeColor="text1"/>
          <w:szCs w:val="24"/>
        </w:rPr>
        <w:lastRenderedPageBreak/>
        <w:t>外部API-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AML黑名單</w:t>
      </w:r>
      <w:bookmarkEnd w:id="52"/>
      <w:bookmarkEnd w:id="53"/>
    </w:p>
    <w:p w14:paraId="158444FD" w14:textId="77777777" w:rsidR="00EF4960" w:rsidRPr="00B61F54" w:rsidRDefault="00EC16EA" w:rsidP="00EF496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0DD6DE99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E576DDD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4B1E637E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7DBB90E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3573795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</w:p>
    <w:p w14:paraId="73FC45BD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EF4960" w:rsidRPr="00B61F54" w14:paraId="39E6E7D6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522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858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601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50F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863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DE0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774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F4960" w:rsidRPr="00B61F54" w14:paraId="541EC5AD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DF0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B52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C68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3B93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41C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652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7EA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3B926519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7A3D5575" w14:textId="77777777" w:rsidR="00EF4960" w:rsidRPr="00B61F54" w:rsidRDefault="00EF4960" w:rsidP="00EF496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EF4960" w:rsidRPr="00B61F54" w14:paraId="69F69814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607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865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4C7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2B3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F41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4960" w:rsidRPr="00B61F54" w14:paraId="62C3475B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17E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9EB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8E1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2B94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5B16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78955BD3" w14:textId="77777777" w:rsidR="00EF4960" w:rsidRPr="00B61F54" w:rsidRDefault="00EF4960" w:rsidP="00EF4960">
      <w:pPr>
        <w:rPr>
          <w:rFonts w:ascii="微軟正黑體" w:hAnsi="微軟正黑體"/>
        </w:rPr>
      </w:pPr>
    </w:p>
    <w:p w14:paraId="77134631" w14:textId="77777777" w:rsidR="00EF4960" w:rsidRDefault="00EF4960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1A845318" w14:textId="4ED47B31" w:rsidR="00BE5146" w:rsidRPr="00B61F54" w:rsidRDefault="00BE5146" w:rsidP="00BE5146">
      <w:pPr>
        <w:pStyle w:val="2"/>
        <w:rPr>
          <w:rFonts w:ascii="微軟正黑體" w:hAnsi="微軟正黑體"/>
          <w:b w:val="0"/>
        </w:rPr>
      </w:pPr>
      <w:bookmarkStart w:id="54" w:name="_Toc105516383"/>
      <w:r>
        <w:rPr>
          <w:rFonts w:ascii="微軟正黑體" w:hAnsi="微軟正黑體" w:hint="eastAsia"/>
          <w:color w:val="000000" w:themeColor="text1"/>
          <w:szCs w:val="24"/>
        </w:rPr>
        <w:lastRenderedPageBreak/>
        <w:t>人工審核</w:t>
      </w:r>
      <w:r w:rsidR="003C3245">
        <w:rPr>
          <w:rFonts w:ascii="微軟正黑體" w:hAnsi="微軟正黑體" w:hint="eastAsia"/>
          <w:color w:val="000000" w:themeColor="text1"/>
          <w:szCs w:val="24"/>
        </w:rPr>
        <w:t>API</w:t>
      </w:r>
      <w:r>
        <w:rPr>
          <w:rFonts w:ascii="微軟正黑體" w:hAnsi="微軟正黑體" w:hint="eastAsia"/>
          <w:color w:val="000000" w:themeColor="text1"/>
          <w:szCs w:val="24"/>
        </w:rPr>
        <w:t>-</w:t>
      </w:r>
      <w:proofErr w:type="gramStart"/>
      <w:r w:rsidR="00A6095D" w:rsidRPr="00A6095D">
        <w:rPr>
          <w:rFonts w:ascii="微軟正黑體" w:hAnsi="微軟正黑體" w:hint="eastAsia"/>
          <w:color w:val="000000" w:themeColor="text1"/>
          <w:szCs w:val="24"/>
        </w:rPr>
        <w:t>查詢進件狀態</w:t>
      </w:r>
      <w:proofErr w:type="gramEnd"/>
      <w:r w:rsidR="00A6095D" w:rsidRPr="00A6095D">
        <w:rPr>
          <w:rFonts w:ascii="微軟正黑體" w:hAnsi="微軟正黑體" w:hint="eastAsia"/>
          <w:color w:val="000000" w:themeColor="text1"/>
          <w:szCs w:val="24"/>
        </w:rPr>
        <w:t>資料(</w:t>
      </w:r>
      <w:proofErr w:type="gramStart"/>
      <w:r w:rsidR="00A6095D" w:rsidRPr="00A6095D">
        <w:rPr>
          <w:rFonts w:ascii="微軟正黑體" w:hAnsi="微軟正黑體" w:hint="eastAsia"/>
          <w:color w:val="000000" w:themeColor="text1"/>
          <w:szCs w:val="24"/>
        </w:rPr>
        <w:t>一</w:t>
      </w:r>
      <w:proofErr w:type="gramEnd"/>
      <w:r w:rsidR="00A6095D" w:rsidRPr="00A6095D">
        <w:rPr>
          <w:rFonts w:ascii="微軟正黑體" w:hAnsi="微軟正黑體" w:hint="eastAsia"/>
          <w:color w:val="000000" w:themeColor="text1"/>
          <w:szCs w:val="24"/>
        </w:rPr>
        <w:t>)</w:t>
      </w:r>
      <w:bookmarkEnd w:id="54"/>
    </w:p>
    <w:p w14:paraId="61746FF9" w14:textId="77777777" w:rsidR="00BE5146" w:rsidRPr="00B61F54" w:rsidRDefault="00EC16EA" w:rsidP="00BE5146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7FB0FBCC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7F18D023" w14:textId="610558BF" w:rsidR="00DD1475" w:rsidRDefault="00DD1475" w:rsidP="00DD1475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52A72CD" w14:textId="04AB54D9" w:rsidR="004A6B9F" w:rsidRPr="00B61F54" w:rsidRDefault="004A6B9F" w:rsidP="00DD1475">
      <w:pPr>
        <w:rPr>
          <w:rFonts w:ascii="微軟正黑體" w:hAnsi="微軟正黑體"/>
        </w:rPr>
      </w:pPr>
      <w:r w:rsidRPr="004A6B9F">
        <w:rPr>
          <w:rFonts w:ascii="微軟正黑體" w:hAnsi="微軟正黑體" w:hint="eastAsia"/>
        </w:rPr>
        <w:t>經辦/主管查詢所需資料</w:t>
      </w:r>
    </w:p>
    <w:p w14:paraId="4A2E3659" w14:textId="20B34D89" w:rsidR="00DD1475" w:rsidRPr="00B61F54" w:rsidRDefault="00DD1475" w:rsidP="00DD147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proofErr w:type="spellStart"/>
      <w:r w:rsidR="005D5CB1" w:rsidRPr="005D5CB1">
        <w:rPr>
          <w:rFonts w:ascii="微軟正黑體" w:hAnsi="微軟正黑體" w:cs="Arial Unicode MS"/>
        </w:rPr>
        <w:t>exter</w:t>
      </w:r>
      <w:proofErr w:type="spellEnd"/>
      <w:r w:rsidRPr="00B61F54">
        <w:rPr>
          <w:rFonts w:ascii="微軟正黑體" w:hAnsi="微軟正黑體" w:cs="Arial Unicode MS"/>
        </w:rPr>
        <w:t>/</w:t>
      </w:r>
      <w:proofErr w:type="spellStart"/>
      <w:r w:rsidR="005D5CB1">
        <w:rPr>
          <w:rFonts w:ascii="微軟正黑體" w:hAnsi="微軟正黑體" w:cs="Arial Unicode MS"/>
        </w:rPr>
        <w:t>get</w:t>
      </w:r>
      <w:r w:rsidR="002A5331">
        <w:rPr>
          <w:rFonts w:ascii="微軟正黑體" w:hAnsi="微軟正黑體" w:cs="Arial Unicode MS"/>
        </w:rPr>
        <w:t>i</w:t>
      </w:r>
      <w:r w:rsidR="005D5CB1">
        <w:rPr>
          <w:rFonts w:ascii="微軟正黑體" w:hAnsi="微軟正黑體" w:cs="Arial Unicode MS"/>
        </w:rPr>
        <w:t>ncoming</w:t>
      </w:r>
      <w:r w:rsidR="002A5331">
        <w:rPr>
          <w:rFonts w:ascii="微軟正黑體" w:hAnsi="微軟正黑體" w:cs="Arial Unicode MS"/>
        </w:rPr>
        <w:t>l</w:t>
      </w:r>
      <w:r w:rsidR="005D5CB1">
        <w:rPr>
          <w:rFonts w:ascii="微軟正黑體" w:hAnsi="微軟正黑體" w:cs="Arial Unicode MS"/>
        </w:rPr>
        <w:t>ist</w:t>
      </w:r>
      <w:proofErr w:type="spellEnd"/>
    </w:p>
    <w:p w14:paraId="69E7C10E" w14:textId="77777777" w:rsidR="00DD1475" w:rsidRPr="00B61F54" w:rsidRDefault="00DD1475" w:rsidP="00DD147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32480F4B" w14:textId="1B0F00C9" w:rsidR="00BE5146" w:rsidRPr="00B61F54" w:rsidRDefault="007D011E" w:rsidP="00BE5146">
      <w:pPr>
        <w:rPr>
          <w:rFonts w:ascii="微軟正黑體" w:hAnsi="微軟正黑體"/>
          <w:b/>
          <w:sz w:val="28"/>
          <w:szCs w:val="28"/>
        </w:rPr>
      </w:pPr>
      <w:r w:rsidRPr="007D011E"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701"/>
        <w:gridCol w:w="1385"/>
        <w:gridCol w:w="1308"/>
        <w:gridCol w:w="709"/>
        <w:gridCol w:w="2126"/>
        <w:gridCol w:w="2435"/>
      </w:tblGrid>
      <w:tr w:rsidR="00BE5146" w:rsidRPr="00B61F54" w14:paraId="60C97179" w14:textId="77777777" w:rsidTr="002C1B70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79E7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5B99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DDC4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723B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2CF6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212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7F95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54308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A91EA6" w:rsidRPr="00B61F54" w14:paraId="425BAA2D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3EFE" w14:textId="2682BB63" w:rsidR="00A91EA6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F53" w14:textId="261AD09D" w:rsidR="00A91EA6" w:rsidRPr="00B61F54" w:rsidRDefault="00A91EA6" w:rsidP="00A91EA6">
            <w:pPr>
              <w:rPr>
                <w:rFonts w:ascii="微軟正黑體" w:hAnsi="微軟正黑體"/>
                <w:color w:val="000000" w:themeColor="text1"/>
              </w:rPr>
            </w:pPr>
            <w:r w:rsidRPr="00B61F54">
              <w:rPr>
                <w:rFonts w:ascii="微軟正黑體" w:hAnsi="微軟正黑體"/>
                <w:color w:val="000000" w:themeColor="text1"/>
              </w:rPr>
              <w:t>Status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5FF5" w14:textId="382C2AC9" w:rsidR="00A91EA6" w:rsidRPr="00B61F54" w:rsidRDefault="00A91EA6" w:rsidP="00A91EA6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狀態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F473" w14:textId="34EA9042" w:rsidR="00A91EA6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Char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AD53" w14:textId="149BE068" w:rsidR="00A91EA6" w:rsidRPr="00B61F54" w:rsidRDefault="00AD64CA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948" w14:textId="41BBA2E2" w:rsidR="00A91EA6" w:rsidRPr="00B61F54" w:rsidRDefault="002230C2" w:rsidP="00AD64CA">
            <w:pPr>
              <w:widowControl/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判斷撈取何種資料用</w:t>
            </w:r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1A03" w14:textId="21B29014" w:rsidR="00A91EA6" w:rsidRPr="00B61F54" w:rsidRDefault="002230C2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N</w:t>
            </w:r>
            <w:r>
              <w:rPr>
                <w:rFonts w:ascii="微軟正黑體" w:hAnsi="微軟正黑體"/>
              </w:rPr>
              <w:t>:</w:t>
            </w:r>
            <w:r>
              <w:rPr>
                <w:rFonts w:ascii="微軟正黑體" w:hAnsi="微軟正黑體" w:hint="eastAsia"/>
              </w:rPr>
              <w:t>人工待審核</w:t>
            </w:r>
            <w:r>
              <w:rPr>
                <w:rFonts w:ascii="微軟正黑體" w:hAnsi="微軟正黑體" w:hint="eastAsia"/>
              </w:rPr>
              <w:br/>
              <w:t>Y</w:t>
            </w:r>
            <w:r>
              <w:rPr>
                <w:rFonts w:ascii="微軟正黑體" w:hAnsi="微軟正黑體"/>
              </w:rPr>
              <w:t>:</w:t>
            </w:r>
            <w:r>
              <w:rPr>
                <w:rFonts w:ascii="微軟正黑體" w:hAnsi="微軟正黑體" w:hint="eastAsia"/>
              </w:rPr>
              <w:t>Success</w:t>
            </w:r>
            <w:r>
              <w:rPr>
                <w:rFonts w:ascii="微軟正黑體" w:hAnsi="微軟正黑體" w:hint="eastAsia"/>
              </w:rPr>
              <w:br/>
              <w:t>R</w:t>
            </w:r>
            <w:r>
              <w:rPr>
                <w:rFonts w:ascii="微軟正黑體" w:hAnsi="微軟正黑體"/>
              </w:rPr>
              <w:t>:</w:t>
            </w:r>
            <w:r>
              <w:rPr>
                <w:rFonts w:ascii="微軟正黑體" w:hAnsi="微軟正黑體" w:hint="eastAsia"/>
              </w:rPr>
              <w:t>拒絕開戶Reject</w:t>
            </w:r>
          </w:p>
        </w:tc>
      </w:tr>
      <w:tr w:rsidR="00A6095D" w:rsidRPr="00B61F54" w14:paraId="02AD8C73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790E" w14:textId="56F1CED9" w:rsidR="00A6095D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EEBE" w14:textId="5DDCFFEF" w:rsidR="00A6095D" w:rsidRPr="00B61F54" w:rsidRDefault="00A6095D" w:rsidP="00A91EA6">
            <w:pPr>
              <w:rPr>
                <w:rFonts w:ascii="微軟正黑體" w:hAnsi="微軟正黑體"/>
                <w:color w:val="000000" w:themeColor="text1"/>
              </w:rPr>
            </w:pPr>
            <w:r>
              <w:rPr>
                <w:rFonts w:ascii="微軟正黑體" w:hAnsi="微軟正黑體" w:hint="eastAsia"/>
                <w:color w:val="000000" w:themeColor="text1"/>
              </w:rPr>
              <w:t>ID</w:t>
            </w:r>
            <w:r w:rsidR="002C1B70"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>
              <w:rPr>
                <w:rFonts w:ascii="微軟正黑體" w:hAnsi="微軟正黑體" w:hint="eastAsia"/>
                <w:color w:val="000000" w:themeColor="text1"/>
              </w:rPr>
              <w:t>No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DD501" w14:textId="1CB839E0" w:rsidR="00A6095D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4302" w14:textId="3B817578" w:rsidR="00A6095D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tring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6DAF" w14:textId="77777777" w:rsidR="00A6095D" w:rsidRDefault="00A6095D" w:rsidP="00A91EA6">
            <w:pPr>
              <w:rPr>
                <w:rFonts w:ascii="微軟正黑體" w:hAnsi="微軟正黑體"/>
              </w:rPr>
            </w:pP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090C5" w14:textId="0537607E" w:rsidR="00A6095D" w:rsidRDefault="002230C2" w:rsidP="00AD64CA">
            <w:pPr>
              <w:widowControl/>
              <w:rPr>
                <w:rFonts w:ascii="微軟正黑體" w:hAnsi="微軟正黑體"/>
              </w:rPr>
            </w:pPr>
            <w:proofErr w:type="spellStart"/>
            <w:r w:rsidRPr="002230C2">
              <w:rPr>
                <w:rFonts w:ascii="微軟正黑體" w:hAnsi="微軟正黑體"/>
              </w:rPr>
              <w:t>CustomerID</w:t>
            </w:r>
            <w:proofErr w:type="spellEnd"/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7FE7" w14:textId="77777777" w:rsidR="00A6095D" w:rsidRPr="00B61F54" w:rsidRDefault="00A6095D" w:rsidP="00A91EA6">
            <w:pPr>
              <w:rPr>
                <w:rFonts w:ascii="微軟正黑體" w:hAnsi="微軟正黑體"/>
              </w:rPr>
            </w:pPr>
          </w:p>
        </w:tc>
      </w:tr>
      <w:tr w:rsidR="00A6095D" w:rsidRPr="00B61F54" w14:paraId="3666FFF9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F7C7" w14:textId="538508A9" w:rsidR="00A6095D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69C2" w14:textId="02534E1E" w:rsidR="00A6095D" w:rsidRDefault="007D011E" w:rsidP="00A91EA6">
            <w:pPr>
              <w:rPr>
                <w:rFonts w:ascii="微軟正黑體" w:hAnsi="微軟正黑體"/>
                <w:color w:val="000000" w:themeColor="text1"/>
              </w:rPr>
            </w:pPr>
            <w:r w:rsidRPr="007D011E">
              <w:rPr>
                <w:rFonts w:ascii="微軟正黑體" w:hAnsi="微軟正黑體"/>
                <w:color w:val="000000" w:themeColor="text1"/>
              </w:rPr>
              <w:t>Open</w:t>
            </w:r>
            <w:r w:rsidR="002C1B70"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 w:rsidRPr="007D011E">
              <w:rPr>
                <w:rFonts w:ascii="微軟正黑體" w:hAnsi="微軟正黑體"/>
                <w:color w:val="000000" w:themeColor="text1"/>
              </w:rPr>
              <w:t>Date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F080" w14:textId="037FD405" w:rsidR="00A6095D" w:rsidRDefault="007D011E" w:rsidP="00A91EA6">
            <w:pPr>
              <w:rPr>
                <w:rFonts w:ascii="微軟正黑體" w:hAnsi="微軟正黑體"/>
              </w:rPr>
            </w:pPr>
            <w:r w:rsidRPr="007D011E">
              <w:rPr>
                <w:rFonts w:ascii="微軟正黑體" w:hAnsi="微軟正黑體" w:hint="eastAsia"/>
              </w:rPr>
              <w:t>開戶日期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1ABE" w14:textId="7E38CA24" w:rsidR="00A6095D" w:rsidRDefault="007D011E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C65D" w14:textId="77777777" w:rsidR="00A6095D" w:rsidRDefault="00A6095D" w:rsidP="00A91EA6">
            <w:pPr>
              <w:rPr>
                <w:rFonts w:ascii="微軟正黑體" w:hAnsi="微軟正黑體"/>
              </w:rPr>
            </w:pP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A15F" w14:textId="4B2B55A1" w:rsidR="00A6095D" w:rsidRDefault="002230C2" w:rsidP="00AD64CA">
            <w:pPr>
              <w:widowControl/>
              <w:rPr>
                <w:rFonts w:ascii="微軟正黑體" w:hAnsi="微軟正黑體"/>
              </w:rPr>
            </w:pPr>
            <w:proofErr w:type="spellStart"/>
            <w:r w:rsidRPr="002230C2">
              <w:rPr>
                <w:rFonts w:ascii="微軟正黑體" w:hAnsi="微軟正黑體"/>
              </w:rPr>
              <w:t>OpenAccountDate</w:t>
            </w:r>
            <w:proofErr w:type="spellEnd"/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8D35" w14:textId="77777777" w:rsidR="00A6095D" w:rsidRPr="00B61F54" w:rsidRDefault="00A6095D" w:rsidP="00A91EA6">
            <w:pPr>
              <w:rPr>
                <w:rFonts w:ascii="微軟正黑體" w:hAnsi="微軟正黑體"/>
              </w:rPr>
            </w:pPr>
          </w:p>
        </w:tc>
      </w:tr>
      <w:tr w:rsidR="00A6095D" w:rsidRPr="00B61F54" w14:paraId="7590EA9A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1028" w14:textId="31AA18D5" w:rsidR="00A6095D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A8E6" w14:textId="50E883A7" w:rsidR="00A6095D" w:rsidRDefault="007D011E" w:rsidP="00A91EA6">
            <w:pPr>
              <w:rPr>
                <w:rFonts w:ascii="微軟正黑體" w:hAnsi="微軟正黑體"/>
                <w:color w:val="000000" w:themeColor="text1"/>
              </w:rPr>
            </w:pPr>
            <w:r w:rsidRPr="007D011E">
              <w:rPr>
                <w:rFonts w:ascii="微軟正黑體" w:hAnsi="微軟正黑體"/>
                <w:color w:val="000000" w:themeColor="text1"/>
              </w:rPr>
              <w:t>Closed</w:t>
            </w:r>
            <w:r w:rsidR="002C1B70"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 w:rsidRPr="007D011E">
              <w:rPr>
                <w:rFonts w:ascii="微軟正黑體" w:hAnsi="微軟正黑體"/>
                <w:color w:val="000000" w:themeColor="text1"/>
              </w:rPr>
              <w:t>Date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3546" w14:textId="0EBC1C86" w:rsidR="00A6095D" w:rsidRDefault="007D011E" w:rsidP="00A91EA6">
            <w:pPr>
              <w:rPr>
                <w:rFonts w:ascii="微軟正黑體" w:hAnsi="微軟正黑體"/>
              </w:rPr>
            </w:pPr>
            <w:r w:rsidRPr="007D011E">
              <w:rPr>
                <w:rFonts w:ascii="微軟正黑體" w:hAnsi="微軟正黑體" w:hint="eastAsia"/>
              </w:rPr>
              <w:t>結案日期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C7B2" w14:textId="250C9E6F" w:rsidR="00A6095D" w:rsidRDefault="007D011E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EEE0" w14:textId="77777777" w:rsidR="00A6095D" w:rsidRDefault="00A6095D" w:rsidP="00A91EA6">
            <w:pPr>
              <w:rPr>
                <w:rFonts w:ascii="微軟正黑體" w:hAnsi="微軟正黑體"/>
              </w:rPr>
            </w:pP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E0D7" w14:textId="55F64FF8" w:rsidR="00A6095D" w:rsidRDefault="002230C2" w:rsidP="00AD64CA">
            <w:pPr>
              <w:widowControl/>
              <w:rPr>
                <w:rFonts w:ascii="微軟正黑體" w:hAnsi="微軟正黑體"/>
              </w:rPr>
            </w:pPr>
            <w:proofErr w:type="spellStart"/>
            <w:r w:rsidRPr="002230C2">
              <w:rPr>
                <w:rFonts w:ascii="微軟正黑體" w:hAnsi="微軟正黑體"/>
              </w:rPr>
              <w:t>ClosedDate</w:t>
            </w:r>
            <w:proofErr w:type="spellEnd"/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6D4D" w14:textId="77777777" w:rsidR="00A6095D" w:rsidRPr="00B61F54" w:rsidRDefault="00A6095D" w:rsidP="00A91EA6">
            <w:pPr>
              <w:rPr>
                <w:rFonts w:ascii="微軟正黑體" w:hAnsi="微軟正黑體"/>
              </w:rPr>
            </w:pPr>
          </w:p>
        </w:tc>
      </w:tr>
    </w:tbl>
    <w:p w14:paraId="0FEA175F" w14:textId="77777777" w:rsidR="007D011E" w:rsidRPr="007D011E" w:rsidRDefault="007D011E" w:rsidP="007D011E">
      <w:pPr>
        <w:rPr>
          <w:rFonts w:ascii="微軟正黑體" w:hAnsi="微軟正黑體"/>
          <w:b/>
        </w:rPr>
      </w:pPr>
      <w:r w:rsidRPr="007D011E">
        <w:rPr>
          <w:rFonts w:ascii="微軟正黑體" w:hAnsi="微軟正黑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927"/>
        <w:gridCol w:w="1701"/>
        <w:gridCol w:w="1442"/>
        <w:gridCol w:w="4260"/>
      </w:tblGrid>
      <w:tr w:rsidR="007D011E" w:rsidRPr="00B61F54" w14:paraId="61597403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313F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39E4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D158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FDED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4896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3C1C" w:rsidRPr="00B61F54" w14:paraId="7847D1F8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73C9" w14:textId="11379AF0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lastRenderedPageBreak/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D810" w14:textId="1D3F9FD0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A2F9" w14:textId="2CE2B200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F708" w14:textId="0FD36FC3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E02C" w14:textId="7777777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</w:p>
        </w:tc>
      </w:tr>
      <w:tr w:rsidR="00EF3C1C" w:rsidRPr="00B61F54" w14:paraId="44E16F1F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4005" w14:textId="3D734370" w:rsidR="00EF3C1C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E366" w14:textId="09EEF0FD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82E3" w14:textId="2E9FD076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3F92" w14:textId="440CFB56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DC1F" w14:textId="77777777" w:rsidR="00EF3C1C" w:rsidRPr="00B61F54" w:rsidRDefault="00EF3C1C" w:rsidP="00EF3C1C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08B28D3F" w14:textId="7777777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</w:p>
        </w:tc>
      </w:tr>
      <w:tr w:rsidR="00EF3C1C" w:rsidRPr="00B61F54" w14:paraId="53C1EB22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D0A1" w14:textId="0B936EDA" w:rsidR="00EF3C1C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269CF" w14:textId="32104FA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0250" w14:textId="36CC84D2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A849" w14:textId="5F104D3F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973E" w14:textId="7777777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</w:p>
        </w:tc>
      </w:tr>
      <w:tr w:rsidR="00F13F65" w:rsidRPr="00B61F54" w14:paraId="3D581ED8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CD43" w14:textId="61224565" w:rsidR="00F13F65" w:rsidRPr="00B61F54" w:rsidRDefault="00EF3C1C" w:rsidP="00F13F65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431B" w14:textId="75EE999D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2C63" w14:textId="48D88B88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BA0A" w14:textId="366DBBF8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F6F0" w14:textId="1DAC0E9F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</w:tr>
      <w:tr w:rsidR="00F13F65" w:rsidRPr="00B61F54" w14:paraId="4705554B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88E8" w14:textId="2B24C2B2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502BF" w14:textId="31066853" w:rsidR="00F13F65" w:rsidRPr="00463A7A" w:rsidRDefault="00F13F65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Case No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74AC1" w14:textId="22331404" w:rsidR="00F13F65" w:rsidRPr="00B61F54" w:rsidRDefault="00F13F65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案件編號 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A135" w14:textId="0F854ADF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58F3" w14:textId="1EB4A8B4" w:rsidR="00F13F65" w:rsidRPr="00B61F54" w:rsidRDefault="00385E2E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N</w:t>
            </w:r>
            <w:r>
              <w:rPr>
                <w:rFonts w:ascii="微軟正黑體" w:hAnsi="微軟正黑體"/>
              </w:rPr>
              <w:t>o</w:t>
            </w:r>
          </w:p>
        </w:tc>
      </w:tr>
      <w:tr w:rsidR="00F13F65" w:rsidRPr="00B61F54" w14:paraId="129468EF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541B" w14:textId="1542BFE3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D5F3D" w14:textId="3CBFE3A6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ID No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B48F4" w14:textId="1C9393EE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8F69" w14:textId="74F49A61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6FA8" w14:textId="6DA732DB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385E2E">
              <w:rPr>
                <w:rFonts w:ascii="微軟正黑體" w:hAnsi="微軟正黑體"/>
              </w:rPr>
              <w:t>CustomerID</w:t>
            </w:r>
            <w:proofErr w:type="spellEnd"/>
          </w:p>
        </w:tc>
      </w:tr>
      <w:tr w:rsidR="00F13F65" w:rsidRPr="00B61F54" w14:paraId="0DA48F53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7B2F" w14:textId="63FD9E60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76A67" w14:textId="288D35DE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Full 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9D154" w14:textId="649EC6F5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戶名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588F" w14:textId="16B45371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4603" w14:textId="62C39CEA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385E2E">
              <w:rPr>
                <w:rFonts w:ascii="微軟正黑體" w:hAnsi="微軟正黑體"/>
              </w:rPr>
              <w:t>CustomerName</w:t>
            </w:r>
            <w:proofErr w:type="spellEnd"/>
          </w:p>
        </w:tc>
      </w:tr>
      <w:tr w:rsidR="00F13F65" w:rsidRPr="00B61F54" w14:paraId="04F5CC90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DFED" w14:textId="2453EEC5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F48F6" w14:textId="4C5841F7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Apply New Account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ED23E" w14:textId="3A43995E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存款帳號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7C4C" w14:textId="680979F1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5F67" w14:textId="42452F8C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385E2E">
              <w:rPr>
                <w:rFonts w:ascii="微軟正黑體" w:hAnsi="微軟正黑體"/>
              </w:rPr>
              <w:t>Account</w:t>
            </w:r>
          </w:p>
        </w:tc>
      </w:tr>
      <w:tr w:rsidR="00F13F65" w:rsidRPr="00B61F54" w14:paraId="039B31C8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0FD80" w14:textId="4FFDA20F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9CD86" w14:textId="70E78309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Open Flag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E6619" w14:textId="4E5F885C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已開戶記號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A473" w14:textId="3A81B030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A1AC" w14:textId="775F2CF8" w:rsidR="00F13F65" w:rsidRPr="00B61F54" w:rsidRDefault="00D933D0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OpenFlag</w:t>
            </w:r>
            <w:proofErr w:type="spellEnd"/>
          </w:p>
        </w:tc>
      </w:tr>
      <w:tr w:rsidR="00F13F65" w:rsidRPr="00B61F54" w14:paraId="101B65FF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4BA8" w14:textId="1B839E7C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C0CFF" w14:textId="7C9AD618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ClerkID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B8FD7" w14:textId="41FF09C3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經辦員工編號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2FF5" w14:textId="6D204992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7F6E" w14:textId="3177C751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ClerkID</w:t>
            </w:r>
            <w:proofErr w:type="spellEnd"/>
          </w:p>
        </w:tc>
      </w:tr>
      <w:tr w:rsidR="00F13F65" w:rsidRPr="00B61F54" w14:paraId="764AD9B4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BD54" w14:textId="46D126CF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03321" w14:textId="5B14513A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ClerkName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65D3E" w14:textId="70265D98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經辦姓名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EEDC" w14:textId="010B0247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57DF" w14:textId="37B63CD2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ClerkName</w:t>
            </w:r>
            <w:proofErr w:type="spellEnd"/>
          </w:p>
        </w:tc>
      </w:tr>
      <w:tr w:rsidR="00F13F65" w:rsidRPr="00B61F54" w14:paraId="2024176C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C3FD" w14:textId="5D540829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6C1B6" w14:textId="357CF750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ApprovalID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24640" w14:textId="0AE195A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放行人員編號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C4B8" w14:textId="686F28F0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748D" w14:textId="06B733BA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ApprovalID</w:t>
            </w:r>
            <w:proofErr w:type="spellEnd"/>
          </w:p>
        </w:tc>
      </w:tr>
      <w:tr w:rsidR="00F13F65" w:rsidRPr="00B61F54" w14:paraId="031C56F7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9449" w14:textId="0F432254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1</w:t>
            </w:r>
            <w:r w:rsidR="00F13F65">
              <w:rPr>
                <w:rFonts w:ascii="微軟正黑體" w:hAnsi="微軟正黑體"/>
              </w:rPr>
              <w:t>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18DFC" w14:textId="1628785B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ApprovalName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0D1BE" w14:textId="0B3787EF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放行人員姓名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2DA8" w14:textId="5ED46496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5262" w14:textId="3CEE8125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ApprovalName</w:t>
            </w:r>
            <w:proofErr w:type="spellEnd"/>
          </w:p>
        </w:tc>
      </w:tr>
      <w:tr w:rsidR="00F13F65" w:rsidRPr="00B61F54" w14:paraId="4FC0DBAB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D5203" w14:textId="20527E91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1</w:t>
            </w:r>
            <w:r w:rsidR="00F13F65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FF2BC" w14:textId="299DE8B1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OpenAccount</w:t>
            </w:r>
            <w:r w:rsidRPr="00463A7A">
              <w:rPr>
                <w:rFonts w:ascii="微軟正黑體" w:hAnsi="微軟正黑體" w:hint="eastAsia"/>
              </w:rPr>
              <w:lastRenderedPageBreak/>
              <w:t>Date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01899" w14:textId="6C6681E3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lastRenderedPageBreak/>
              <w:t xml:space="preserve">開戶日期 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7AA1" w14:textId="63A977F0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92C2F" w14:textId="68C11FFD" w:rsidR="00F13F65" w:rsidRPr="00B61F54" w:rsidRDefault="00385E2E" w:rsidP="00F13F65">
            <w:pPr>
              <w:rPr>
                <w:rFonts w:ascii="微軟正黑體" w:hAnsi="微軟正黑體"/>
              </w:rPr>
            </w:pPr>
            <w:proofErr w:type="spellStart"/>
            <w:r w:rsidRPr="00385E2E">
              <w:rPr>
                <w:rFonts w:ascii="微軟正黑體" w:hAnsi="微軟正黑體"/>
              </w:rPr>
              <w:t>OpenAccountDate</w:t>
            </w:r>
            <w:proofErr w:type="spellEnd"/>
          </w:p>
        </w:tc>
      </w:tr>
      <w:tr w:rsidR="00F13F65" w:rsidRPr="00B61F54" w14:paraId="401DD5D6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E8F1" w14:textId="5D20C8ED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12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3CB1" w14:textId="11BF6847" w:rsidR="00F13F65" w:rsidRPr="00B61F54" w:rsidRDefault="007003DE" w:rsidP="00F13F65">
            <w:pPr>
              <w:rPr>
                <w:rFonts w:ascii="微軟正黑體" w:hAnsi="微軟正黑體"/>
              </w:rPr>
            </w:pPr>
            <w:r w:rsidRPr="007D011E">
              <w:rPr>
                <w:rFonts w:ascii="微軟正黑體" w:hAnsi="微軟正黑體"/>
                <w:color w:val="000000" w:themeColor="text1"/>
              </w:rPr>
              <w:t>Closed</w:t>
            </w:r>
            <w:r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 w:rsidRPr="007D011E">
              <w:rPr>
                <w:rFonts w:ascii="微軟正黑體" w:hAnsi="微軟正黑體"/>
                <w:color w:val="000000" w:themeColor="text1"/>
              </w:rPr>
              <w:t>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335A8" w14:textId="3391C5C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結案日期 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4279" w14:textId="399E2A33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10FE" w14:textId="64272722" w:rsidR="00F13F65" w:rsidRPr="00B61F54" w:rsidRDefault="007003DE" w:rsidP="00F13F65">
            <w:pPr>
              <w:rPr>
                <w:rFonts w:ascii="微軟正黑體" w:hAnsi="微軟正黑體"/>
              </w:rPr>
            </w:pPr>
            <w:bookmarkStart w:id="55" w:name="_Hlk105065107"/>
            <w:proofErr w:type="spellStart"/>
            <w:r w:rsidRPr="007D011E">
              <w:rPr>
                <w:rFonts w:ascii="微軟正黑體" w:hAnsi="微軟正黑體"/>
                <w:color w:val="000000" w:themeColor="text1"/>
              </w:rPr>
              <w:t>ClosedDate</w:t>
            </w:r>
            <w:bookmarkEnd w:id="55"/>
            <w:proofErr w:type="spellEnd"/>
          </w:p>
        </w:tc>
      </w:tr>
    </w:tbl>
    <w:p w14:paraId="0FF347BA" w14:textId="0B406721" w:rsidR="00BE5146" w:rsidRDefault="00BE5146">
      <w:pPr>
        <w:widowControl/>
        <w:rPr>
          <w:rFonts w:ascii="微軟正黑體" w:hAnsi="微軟正黑體"/>
          <w:color w:val="000000" w:themeColor="text1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175AC9AF" w14:textId="0DDBF64C" w:rsidR="0023174B" w:rsidRPr="00B61F54" w:rsidRDefault="0023174B" w:rsidP="0023174B">
      <w:pPr>
        <w:pStyle w:val="2"/>
        <w:rPr>
          <w:rFonts w:ascii="微軟正黑體" w:hAnsi="微軟正黑體"/>
          <w:b w:val="0"/>
        </w:rPr>
      </w:pPr>
      <w:bookmarkStart w:id="56" w:name="_Toc105516384"/>
      <w:r>
        <w:rPr>
          <w:rFonts w:ascii="微軟正黑體" w:hAnsi="微軟正黑體" w:hint="eastAsia"/>
          <w:color w:val="000000" w:themeColor="text1"/>
          <w:szCs w:val="24"/>
        </w:rPr>
        <w:lastRenderedPageBreak/>
        <w:t>人工審核API-</w:t>
      </w:r>
      <w:proofErr w:type="gramStart"/>
      <w:r w:rsidRPr="00A6095D">
        <w:rPr>
          <w:rFonts w:ascii="微軟正黑體" w:hAnsi="微軟正黑體" w:hint="eastAsia"/>
          <w:color w:val="000000" w:themeColor="text1"/>
          <w:szCs w:val="24"/>
        </w:rPr>
        <w:t>查詢進件狀態</w:t>
      </w:r>
      <w:proofErr w:type="gramEnd"/>
      <w:r w:rsidRPr="00A6095D">
        <w:rPr>
          <w:rFonts w:ascii="微軟正黑體" w:hAnsi="微軟正黑體" w:hint="eastAsia"/>
          <w:color w:val="000000" w:themeColor="text1"/>
          <w:szCs w:val="24"/>
        </w:rPr>
        <w:t>資料(</w:t>
      </w:r>
      <w:r>
        <w:rPr>
          <w:rFonts w:ascii="微軟正黑體" w:hAnsi="微軟正黑體" w:hint="eastAsia"/>
          <w:color w:val="000000" w:themeColor="text1"/>
          <w:szCs w:val="24"/>
        </w:rPr>
        <w:t>二</w:t>
      </w:r>
      <w:r w:rsidRPr="00A6095D">
        <w:rPr>
          <w:rFonts w:ascii="微軟正黑體" w:hAnsi="微軟正黑體" w:hint="eastAsia"/>
          <w:color w:val="000000" w:themeColor="text1"/>
          <w:szCs w:val="24"/>
        </w:rPr>
        <w:t>)</w:t>
      </w:r>
      <w:bookmarkEnd w:id="56"/>
    </w:p>
    <w:p w14:paraId="10F7FDD1" w14:textId="77777777" w:rsidR="0023174B" w:rsidRPr="00B61F54" w:rsidRDefault="00EC16EA" w:rsidP="0023174B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492E7C13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14D0FA18" w14:textId="77777777" w:rsidR="0023174B" w:rsidRDefault="0023174B" w:rsidP="0023174B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01722EB" w14:textId="0FE18189" w:rsidR="0023174B" w:rsidRPr="00B61F54" w:rsidRDefault="006B02DF" w:rsidP="0023174B">
      <w:pPr>
        <w:rPr>
          <w:rFonts w:ascii="微軟正黑體" w:hAnsi="微軟正黑體"/>
        </w:rPr>
      </w:pPr>
      <w:r w:rsidRPr="006B02DF">
        <w:rPr>
          <w:rFonts w:ascii="微軟正黑體" w:hAnsi="微軟正黑體" w:hint="eastAsia"/>
        </w:rPr>
        <w:t>經辦/主管點選</w:t>
      </w:r>
      <w:proofErr w:type="gramStart"/>
      <w:r w:rsidRPr="006B02DF">
        <w:rPr>
          <w:rFonts w:ascii="微軟正黑體" w:hAnsi="微軟正黑體" w:hint="eastAsia"/>
        </w:rPr>
        <w:t>連動鈕連結</w:t>
      </w:r>
      <w:proofErr w:type="gramEnd"/>
      <w:r w:rsidRPr="006B02DF">
        <w:rPr>
          <w:rFonts w:ascii="微軟正黑體" w:hAnsi="微軟正黑體" w:hint="eastAsia"/>
        </w:rPr>
        <w:t>G3600交易時查詢資料。</w:t>
      </w:r>
    </w:p>
    <w:p w14:paraId="02A34DB1" w14:textId="13FBCAD5" w:rsidR="0023174B" w:rsidRPr="00B61F54" w:rsidRDefault="0023174B" w:rsidP="0023174B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proofErr w:type="spellStart"/>
      <w:r w:rsidRPr="005D5CB1">
        <w:rPr>
          <w:rFonts w:ascii="微軟正黑體" w:hAnsi="微軟正黑體" w:cs="Arial Unicode MS"/>
        </w:rPr>
        <w:t>exter</w:t>
      </w:r>
      <w:proofErr w:type="spellEnd"/>
      <w:r w:rsidRPr="00B61F54">
        <w:rPr>
          <w:rFonts w:ascii="微軟正黑體" w:hAnsi="微軟正黑體" w:cs="Arial Unicode MS"/>
        </w:rPr>
        <w:t>/</w:t>
      </w:r>
      <w:proofErr w:type="spellStart"/>
      <w:r>
        <w:rPr>
          <w:rFonts w:ascii="微軟正黑體" w:hAnsi="微軟正黑體" w:cs="Arial Unicode MS"/>
        </w:rPr>
        <w:t>getincoming</w:t>
      </w:r>
      <w:r>
        <w:rPr>
          <w:rFonts w:ascii="微軟正黑體" w:hAnsi="微軟正黑體" w:cs="Arial Unicode MS" w:hint="eastAsia"/>
        </w:rPr>
        <w:t>d</w:t>
      </w:r>
      <w:r>
        <w:rPr>
          <w:rFonts w:ascii="微軟正黑體" w:hAnsi="微軟正黑體" w:cs="Arial Unicode MS"/>
        </w:rPr>
        <w:t>etail</w:t>
      </w:r>
      <w:proofErr w:type="spellEnd"/>
    </w:p>
    <w:p w14:paraId="4DE83B3E" w14:textId="77777777" w:rsidR="0023174B" w:rsidRPr="00B61F54" w:rsidRDefault="0023174B" w:rsidP="0023174B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61359F5A" w14:textId="77777777" w:rsidR="0023174B" w:rsidRPr="00B61F54" w:rsidRDefault="0023174B" w:rsidP="0023174B">
      <w:pPr>
        <w:rPr>
          <w:rFonts w:ascii="微軟正黑體" w:hAnsi="微軟正黑體"/>
          <w:b/>
          <w:sz w:val="28"/>
          <w:szCs w:val="28"/>
        </w:rPr>
      </w:pPr>
      <w:r w:rsidRPr="007D011E"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701"/>
        <w:gridCol w:w="1385"/>
        <w:gridCol w:w="1308"/>
        <w:gridCol w:w="851"/>
        <w:gridCol w:w="1559"/>
        <w:gridCol w:w="2860"/>
      </w:tblGrid>
      <w:tr w:rsidR="0023174B" w:rsidRPr="00B61F54" w14:paraId="6F8A52D9" w14:textId="77777777" w:rsidTr="00F13F65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2AC4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890B2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E14B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D1E9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C56A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5165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5A04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F13F65" w:rsidRPr="00B61F54" w14:paraId="558902F4" w14:textId="77777777" w:rsidTr="00F13F65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315D" w14:textId="362ED9F4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913B" w14:textId="59A9A4E8" w:rsidR="00F13F65" w:rsidRPr="00B61F54" w:rsidRDefault="00F13F65" w:rsidP="00F13F65">
            <w:pPr>
              <w:rPr>
                <w:rFonts w:ascii="微軟正黑體" w:hAnsi="微軟正黑體"/>
                <w:color w:val="000000" w:themeColor="text1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531B" w14:textId="0EAFCE93" w:rsidR="00F13F65" w:rsidRPr="00B61F54" w:rsidRDefault="00F13F65" w:rsidP="00F13F65">
            <w:pPr>
              <w:rPr>
                <w:rFonts w:ascii="微軟正黑體" w:hAnsi="微軟正黑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285F" w14:textId="21FFEB00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9E33" w14:textId="4C2C3C6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55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6F4A1" w14:textId="79E5C607" w:rsidR="00F13F65" w:rsidRPr="00B61F54" w:rsidRDefault="00F13F65" w:rsidP="00F13F65">
            <w:pPr>
              <w:widowControl/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7FC2" w14:textId="1501A166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55A22724" w14:textId="77777777" w:rsidR="0023174B" w:rsidRPr="00112D09" w:rsidRDefault="0023174B" w:rsidP="0023174B">
      <w:pPr>
        <w:rPr>
          <w:rFonts w:ascii="微軟正黑體" w:hAnsi="微軟正黑體"/>
          <w:b/>
          <w:sz w:val="28"/>
          <w:szCs w:val="28"/>
        </w:rPr>
      </w:pPr>
      <w:r w:rsidRPr="00112D09">
        <w:rPr>
          <w:rFonts w:ascii="微軟正黑體" w:hAnsi="微軟正黑體" w:hint="eastAsia"/>
          <w:b/>
          <w:sz w:val="28"/>
          <w:szCs w:val="28"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927"/>
        <w:gridCol w:w="1701"/>
        <w:gridCol w:w="1442"/>
        <w:gridCol w:w="4260"/>
      </w:tblGrid>
      <w:tr w:rsidR="0023174B" w:rsidRPr="00B61F54" w14:paraId="6876B75B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6FB0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8416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0EF7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04CF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1BF7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19729A" w:rsidRPr="00B61F54" w14:paraId="119F28A1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DD72" w14:textId="2729C954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47C4" w14:textId="091D61E1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ECAB" w14:textId="4740975B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1404" w14:textId="13FB54C1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CAA0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367476C5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B62" w14:textId="2BEF29A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E5AE" w14:textId="111DFF0E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E4BC" w14:textId="46CE7A93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AD54" w14:textId="7A4145F8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642DD" w14:textId="77777777" w:rsidR="0019729A" w:rsidRPr="00B61F54" w:rsidRDefault="0019729A" w:rsidP="0019729A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70EC5B38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3F179A3F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653D" w14:textId="17DFF73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3C182" w14:textId="061BFE82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64E1" w14:textId="7AFF6890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DE9C" w14:textId="335B4404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5DC77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424EEC" w:rsidRPr="00B61F54" w14:paraId="072698E6" w14:textId="77777777" w:rsidTr="00B5266B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1C17" w14:textId="5A686244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365C4" w14:textId="7D16110F" w:rsidR="00424EEC" w:rsidRPr="00463A7A" w:rsidRDefault="00424EEC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Case No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3C7A7" w14:textId="44219E92" w:rsidR="00424EEC" w:rsidRPr="00B61F54" w:rsidRDefault="00424EEC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案件編號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1507" w14:textId="65D51AEF" w:rsidR="00424EEC" w:rsidRPr="00B61F54" w:rsidRDefault="00456C02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92B2" w14:textId="55C5BA6C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No</w:t>
            </w:r>
          </w:p>
        </w:tc>
      </w:tr>
      <w:tr w:rsidR="00424EEC" w:rsidRPr="00B61F54" w14:paraId="5DABC03C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680C" w14:textId="0B30D8CE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892E9" w14:textId="63E1494A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Status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8ECE8" w14:textId="4ED53C0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案件階段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4849" w14:textId="4F210852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07B6" w14:textId="75184489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tatus</w:t>
            </w:r>
          </w:p>
        </w:tc>
      </w:tr>
      <w:tr w:rsidR="00424EEC" w:rsidRPr="00B61F54" w14:paraId="64CBF609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A5F3" w14:textId="73FCDEA0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lastRenderedPageBreak/>
              <w:t>3.</w:t>
            </w:r>
            <w:r w:rsidR="00424EEC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D212F" w14:textId="3B9D2E31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ID No.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EF3F8" w14:textId="1E648ACC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6083" w14:textId="11DA3DD4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F40" w14:textId="51CBA615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C</w:t>
            </w:r>
            <w:r>
              <w:rPr>
                <w:rFonts w:ascii="微軟正黑體" w:hAnsi="微軟正黑體"/>
              </w:rPr>
              <w:t>ustomerID</w:t>
            </w:r>
            <w:proofErr w:type="spellEnd"/>
          </w:p>
        </w:tc>
      </w:tr>
      <w:tr w:rsidR="00424EEC" w:rsidRPr="00B61F54" w14:paraId="616B62B5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A4A9" w14:textId="57CF8B5D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BEF17" w14:textId="1AAD80F0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Full 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01D66" w14:textId="77D0FEC6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95F0" w14:textId="2876B3FB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07C1" w14:textId="68C43CDE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C</w:t>
            </w:r>
            <w:r>
              <w:rPr>
                <w:rFonts w:ascii="微軟正黑體" w:hAnsi="微軟正黑體"/>
              </w:rPr>
              <w:t>ustomerName</w:t>
            </w:r>
            <w:proofErr w:type="spellEnd"/>
          </w:p>
        </w:tc>
      </w:tr>
      <w:tr w:rsidR="00424EEC" w:rsidRPr="00B61F54" w14:paraId="58A6B529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B3A9" w14:textId="5295E244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7488A" w14:textId="3DE677A6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Mobile Phone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6B092" w14:textId="30980A03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手機號碼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B417" w14:textId="5B8291F3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DB81" w14:textId="5F4AF65B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MobilePhone</w:t>
            </w:r>
            <w:proofErr w:type="spellEnd"/>
          </w:p>
        </w:tc>
      </w:tr>
      <w:tr w:rsidR="00424EEC" w:rsidRPr="00B61F54" w14:paraId="5A1110FF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C2CF" w14:textId="7AA1A462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E3BAA" w14:textId="172C20E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Email 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3D901" w14:textId="43DB5FF9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Email address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B2BD" w14:textId="3BD4D527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B90D" w14:textId="29EB8FB5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E</w:t>
            </w:r>
            <w:r>
              <w:rPr>
                <w:rFonts w:ascii="微軟正黑體" w:hAnsi="微軟正黑體"/>
              </w:rPr>
              <w:t>mail</w:t>
            </w:r>
          </w:p>
        </w:tc>
      </w:tr>
      <w:tr w:rsidR="00424EEC" w:rsidRPr="00B61F54" w14:paraId="6343CF20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E858" w14:textId="082CCA73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F4C6A" w14:textId="2BADA6C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Apply New Account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34D30" w14:textId="08F4508E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數位帳號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D346" w14:textId="292F191F" w:rsidR="00424EEC" w:rsidRPr="00B61F54" w:rsidRDefault="00B73E6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FE0C" w14:textId="2615F789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A</w:t>
            </w:r>
            <w:r>
              <w:rPr>
                <w:rFonts w:ascii="微軟正黑體" w:hAnsi="微軟正黑體"/>
              </w:rPr>
              <w:t>ccount</w:t>
            </w:r>
          </w:p>
        </w:tc>
      </w:tr>
      <w:tr w:rsidR="00424EEC" w:rsidRPr="00B61F54" w14:paraId="5FDCC598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E461" w14:textId="1A2A0BDD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F2A58" w14:textId="40E30EEA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 of Birth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21EC" w14:textId="7A1C316B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出生日期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3E2A" w14:textId="6F043D01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C385" w14:textId="68F77371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ateOfBirth</w:t>
            </w:r>
            <w:proofErr w:type="spellEnd"/>
          </w:p>
        </w:tc>
      </w:tr>
      <w:tr w:rsidR="00424EEC" w:rsidRPr="00B61F54" w14:paraId="6C528C47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30DC" w14:textId="13F363A0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03D30" w14:textId="1AFF1843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Sex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84F67" w14:textId="011C614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EABA" w14:textId="5C14277C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9FEA" w14:textId="2B87205C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exID</w:t>
            </w:r>
            <w:proofErr w:type="spellEnd"/>
          </w:p>
        </w:tc>
      </w:tr>
      <w:tr w:rsidR="00424EEC" w:rsidRPr="00B61F54" w14:paraId="53D4BBFA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6971" w14:textId="202F1B4D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1</w:t>
            </w:r>
            <w:r w:rsidR="00424EEC">
              <w:rPr>
                <w:rFonts w:ascii="微軟正黑體" w:hAnsi="微軟正黑體"/>
              </w:rPr>
              <w:t>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5F262" w14:textId="41A402EB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Issue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08DBE" w14:textId="1E496B3F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7A55" w14:textId="4650C14C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CD37" w14:textId="6294971F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ssuedate</w:t>
            </w:r>
            <w:proofErr w:type="spellEnd"/>
          </w:p>
        </w:tc>
      </w:tr>
      <w:tr w:rsidR="00424EEC" w:rsidRPr="00B61F54" w14:paraId="5D7068A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4F8C" w14:textId="3F1E8FD8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1</w:t>
            </w:r>
            <w:r w:rsidR="00424EEC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6CA6" w14:textId="38F7E352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Expiry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8FE63" w14:textId="0ECDF9AE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身分證到期日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ECE3" w14:textId="0FD63DDD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A0E6" w14:textId="228843C8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/>
              </w:rPr>
              <w:t>Expirydate</w:t>
            </w:r>
            <w:proofErr w:type="spellEnd"/>
          </w:p>
        </w:tc>
      </w:tr>
      <w:tr w:rsidR="00424EEC" w:rsidRPr="00B61F54" w14:paraId="6C83F19C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C636" w14:textId="7EC959FE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12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3F065" w14:textId="18D88520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Issued place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9FFF3" w14:textId="339B902D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身分證核發單位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DC07" w14:textId="63557FB3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CEB6" w14:textId="17BCA098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ssueplace</w:t>
            </w:r>
            <w:proofErr w:type="spellEnd"/>
          </w:p>
        </w:tc>
      </w:tr>
      <w:tr w:rsidR="00456C02" w:rsidRPr="00B61F54" w14:paraId="6ED27D25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A986" w14:textId="27B8AF05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A7910" w14:textId="4577E947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Tax code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30633" w14:textId="292C100E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稅號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8C85" w14:textId="37882152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BACA" w14:textId="2FCEC191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T</w:t>
            </w:r>
            <w:r>
              <w:rPr>
                <w:rFonts w:ascii="微軟正黑體" w:hAnsi="微軟正黑體"/>
              </w:rPr>
              <w:t>axCode</w:t>
            </w:r>
            <w:proofErr w:type="spellEnd"/>
          </w:p>
        </w:tc>
      </w:tr>
      <w:tr w:rsidR="00456C02" w:rsidRPr="00B61F54" w14:paraId="63EFDC12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3B54" w14:textId="0E31D882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9E61A" w14:textId="243D1BAA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Registered </w:t>
            </w:r>
            <w:r w:rsidRPr="00463A7A">
              <w:rPr>
                <w:rFonts w:ascii="微軟正黑體" w:hAnsi="微軟正黑體" w:hint="eastAsia"/>
              </w:rPr>
              <w:lastRenderedPageBreak/>
              <w:t>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D2C17" w14:textId="6EF37DCF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lastRenderedPageBreak/>
              <w:t>戶籍地址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547B" w14:textId="7C732040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E2B4" w14:textId="060953AA" w:rsidR="00456C02" w:rsidRPr="00B61F54" w:rsidRDefault="008459CF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R</w:t>
            </w:r>
            <w:r>
              <w:rPr>
                <w:rFonts w:ascii="微軟正黑體" w:hAnsi="微軟正黑體"/>
              </w:rPr>
              <w:t>egisteredAddress1~3</w:t>
            </w:r>
          </w:p>
        </w:tc>
      </w:tr>
      <w:tr w:rsidR="00456C02" w:rsidRPr="00B61F54" w14:paraId="2854C87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1F06" w14:textId="57388E33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0F994" w14:textId="575B1E8D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Province/City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378C8" w14:textId="21E1AA1F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省/城市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7E93" w14:textId="67A932CE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B926" w14:textId="1C8B2699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P</w:t>
            </w:r>
            <w:r>
              <w:rPr>
                <w:rFonts w:ascii="微軟正黑體" w:hAnsi="微軟正黑體"/>
              </w:rPr>
              <w:t>rovinceOrCity</w:t>
            </w:r>
            <w:proofErr w:type="spellEnd"/>
          </w:p>
        </w:tc>
      </w:tr>
      <w:tr w:rsidR="00424EEC" w:rsidRPr="00B61F54" w14:paraId="7DC4CC6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185E" w14:textId="2A4A6E26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16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A8BD1" w14:textId="5DAFE03C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Mailing 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29734" w14:textId="110DD59E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通訊地址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DC3F" w14:textId="77777777" w:rsidR="00456C02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  <w:p w14:paraId="32CFB4A1" w14:textId="77777777" w:rsidR="00424EEC" w:rsidRPr="00B61F54" w:rsidRDefault="00424EEC" w:rsidP="00424EEC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5F60" w14:textId="090DFFA1" w:rsidR="00424EEC" w:rsidRPr="00B61F54" w:rsidRDefault="008459CF" w:rsidP="00424EEC">
            <w:pPr>
              <w:rPr>
                <w:rFonts w:ascii="微軟正黑體" w:hAnsi="微軟正黑體"/>
              </w:rPr>
            </w:pPr>
            <w:r w:rsidRPr="008459CF">
              <w:rPr>
                <w:rFonts w:ascii="微軟正黑體" w:hAnsi="微軟正黑體"/>
              </w:rPr>
              <w:t>MailingAddress1</w:t>
            </w:r>
            <w:r>
              <w:rPr>
                <w:rFonts w:ascii="微軟正黑體" w:hAnsi="微軟正黑體"/>
              </w:rPr>
              <w:t>~3</w:t>
            </w:r>
          </w:p>
        </w:tc>
      </w:tr>
      <w:tr w:rsidR="00456C02" w:rsidRPr="00B61F54" w14:paraId="208C2379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AC1C" w14:textId="6AB76DC9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C7461" w14:textId="3F3A55E8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Type of Nature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98EA5" w14:textId="61ABAC97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所屬產業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22EE0" w14:textId="631986A5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2688" w14:textId="46B5A4E2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SBVTypeOfNatureID</w:t>
            </w:r>
            <w:proofErr w:type="spellEnd"/>
          </w:p>
        </w:tc>
      </w:tr>
      <w:tr w:rsidR="00456C02" w:rsidRPr="00B61F54" w14:paraId="4738E81A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D401" w14:textId="64BB23B6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D2145" w14:textId="3BFE85A4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Occupation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25E63" w14:textId="7F45A14E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BB6D" w14:textId="654F654B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3F08" w14:textId="4F2EF7FA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OccupationID</w:t>
            </w:r>
            <w:proofErr w:type="spellEnd"/>
          </w:p>
        </w:tc>
      </w:tr>
      <w:tr w:rsidR="00456C02" w:rsidRPr="00B61F54" w14:paraId="5C1F5DB8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3806" w14:textId="4BE4B280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7F4E1" w14:textId="2E59AEAF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Occupation Title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A2624" w14:textId="0F18979C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1B14" w14:textId="31EDEA07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AC9A" w14:textId="3C7588DF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OccupationTitleID</w:t>
            </w:r>
            <w:proofErr w:type="spellEnd"/>
          </w:p>
        </w:tc>
      </w:tr>
      <w:tr w:rsidR="00456C02" w:rsidRPr="00B61F54" w14:paraId="6EAC700C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9345" w14:textId="743F75C1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20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F6E78" w14:textId="418F3BB4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Account opening purpose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DD879" w14:textId="7BD88305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5C7F" w14:textId="0F37EB15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73300" w14:textId="649C271B" w:rsidR="00456C02" w:rsidRPr="00B61F54" w:rsidRDefault="008459CF" w:rsidP="00456C02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AccountOpeningPurposeID</w:t>
            </w:r>
            <w:proofErr w:type="spellEnd"/>
          </w:p>
        </w:tc>
      </w:tr>
      <w:tr w:rsidR="00424EEC" w:rsidRPr="00B61F54" w14:paraId="610BC32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8445" w14:textId="1D1F47B5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41373" w14:textId="2EF230D9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Fund sources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AE816" w14:textId="48DB33AC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財富資金來源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6E82" w14:textId="6686A793" w:rsidR="00424EEC" w:rsidRPr="00B61F54" w:rsidRDefault="00A21877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34E2" w14:textId="2248F510" w:rsidR="00424EEC" w:rsidRPr="00B61F54" w:rsidRDefault="008459CF" w:rsidP="00424EEC">
            <w:pPr>
              <w:rPr>
                <w:rFonts w:ascii="微軟正黑體" w:hAnsi="微軟正黑體"/>
              </w:rPr>
            </w:pPr>
            <w:proofErr w:type="spellStart"/>
            <w:r w:rsidRPr="008459CF">
              <w:rPr>
                <w:rFonts w:ascii="微軟正黑體" w:hAnsi="微軟正黑體"/>
              </w:rPr>
              <w:t>FundSourcesID</w:t>
            </w:r>
            <w:proofErr w:type="spellEnd"/>
          </w:p>
        </w:tc>
      </w:tr>
      <w:tr w:rsidR="00424EEC" w:rsidRPr="00B61F54" w14:paraId="74CC63AD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7372" w14:textId="5470BA36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3968F" w14:textId="7E0A9814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ID No.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3C3FD" w14:textId="6A82E596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2AB28" w14:textId="6015217C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0D1A" w14:textId="21ABD945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OCRCustomerID</w:t>
            </w:r>
            <w:proofErr w:type="spellEnd"/>
          </w:p>
        </w:tc>
      </w:tr>
      <w:tr w:rsidR="00424EEC" w:rsidRPr="00B61F54" w14:paraId="2DFEEECF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4F89" w14:textId="1D92AA5D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52D7B" w14:textId="0AAB6E71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Full 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ECB7B" w14:textId="3AAE9A50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1B00" w14:textId="2502F606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CFBA" w14:textId="69B61155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OCRCustomerName</w:t>
            </w:r>
            <w:proofErr w:type="spellEnd"/>
          </w:p>
        </w:tc>
      </w:tr>
      <w:tr w:rsidR="00424EEC" w:rsidRPr="00B61F54" w14:paraId="5211572B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6DC0" w14:textId="3E82A2CC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53632" w14:textId="23774465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Date of Birth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CCEAB" w14:textId="5762BB57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出生日期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39EE" w14:textId="1C60CB92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4810" w14:textId="292F6D53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OCRDateOfBirth</w:t>
            </w:r>
            <w:proofErr w:type="spellEnd"/>
          </w:p>
        </w:tc>
      </w:tr>
      <w:tr w:rsidR="00424EEC" w:rsidRPr="00B61F54" w14:paraId="3C4DF656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F2CB" w14:textId="4D274DED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lastRenderedPageBreak/>
              <w:t>3.</w:t>
            </w:r>
            <w:r w:rsidR="005609E7">
              <w:rPr>
                <w:rFonts w:ascii="微軟正黑體" w:hAnsi="微軟正黑體" w:hint="eastAsia"/>
              </w:rPr>
              <w:t>25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30FBD" w14:textId="12F28D01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Sex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FB621" w14:textId="01B9CF00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DC1E" w14:textId="750DF877" w:rsidR="00424EEC" w:rsidRPr="00B61F54" w:rsidRDefault="00D33526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335A" w14:textId="5F5B2EB5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OCRSex</w:t>
            </w:r>
            <w:proofErr w:type="spellEnd"/>
          </w:p>
        </w:tc>
      </w:tr>
      <w:tr w:rsidR="00424EEC" w:rsidRPr="00B61F54" w14:paraId="3DAE04BE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2BB5" w14:textId="36758DA4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7BBBB" w14:textId="3F8698EA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Issue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9F43E" w14:textId="5046F709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9304" w14:textId="7CECE562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C589" w14:textId="2A6AE0D9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OCRIssuedate</w:t>
            </w:r>
            <w:proofErr w:type="spellEnd"/>
          </w:p>
        </w:tc>
      </w:tr>
      <w:tr w:rsidR="00424EEC" w:rsidRPr="00B61F54" w14:paraId="3F1941B9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82F5" w14:textId="448765B3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EB5DD" w14:textId="3C7C9C04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Issue place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3B65A" w14:textId="4D7FEB6A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身分證核發單位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7715" w14:textId="5276754C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390B" w14:textId="43A5BBB1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OCRIssueplace</w:t>
            </w:r>
            <w:proofErr w:type="spellEnd"/>
          </w:p>
        </w:tc>
      </w:tr>
      <w:tr w:rsidR="00424EEC" w:rsidRPr="00B61F54" w14:paraId="1E453C12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65C6" w14:textId="78D6F826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5319A" w14:textId="64798036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Expiry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C9E2A" w14:textId="3F771581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身分證到期日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C7418" w14:textId="5222CB78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9776" w14:textId="607716B6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OCRExpirydate</w:t>
            </w:r>
            <w:proofErr w:type="spellEnd"/>
          </w:p>
        </w:tc>
      </w:tr>
      <w:tr w:rsidR="00424EEC" w:rsidRPr="00B61F54" w14:paraId="6F13423B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7D94" w14:textId="52EB5A14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A8B35" w14:textId="18A979B5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Registered 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B2E13" w14:textId="5680C117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3CC2" w14:textId="2B3ED719" w:rsidR="00424EEC" w:rsidRPr="00B61F54" w:rsidRDefault="00D33526" w:rsidP="00424EEC">
            <w:pPr>
              <w:rPr>
                <w:rFonts w:ascii="微軟正黑體" w:hAnsi="微軟正黑體"/>
              </w:rPr>
            </w:pPr>
            <w:r w:rsidRPr="00D33526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BE9B" w14:textId="57649D0A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OCRRegisteredAddress1</w:t>
            </w:r>
            <w:r>
              <w:rPr>
                <w:rFonts w:ascii="微軟正黑體" w:hAnsi="微軟正黑體"/>
              </w:rPr>
              <w:t>~3</w:t>
            </w:r>
          </w:p>
        </w:tc>
      </w:tr>
      <w:tr w:rsidR="00424EEC" w:rsidRPr="00B61F54" w14:paraId="75C2A94A" w14:textId="77777777" w:rsidTr="00424EEC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3FE0E" w14:textId="4ECB1F62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3926" w14:textId="3693A602" w:rsidR="00424EEC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/>
              </w:rPr>
              <w:t>IsTrueID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B4D63" w14:textId="7CC70849" w:rsidR="00424EEC" w:rsidRPr="00463A7A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 w:hint="eastAsia"/>
              </w:rPr>
              <w:t>Tr</w:t>
            </w:r>
            <w:r w:rsidRPr="00463A7A">
              <w:rPr>
                <w:rFonts w:ascii="微軟正黑體" w:hAnsi="微軟正黑體"/>
              </w:rPr>
              <w:t>ueID</w:t>
            </w:r>
            <w:proofErr w:type="spellEnd"/>
            <w:r w:rsidRPr="00463A7A">
              <w:rPr>
                <w:rFonts w:ascii="微軟正黑體" w:hAnsi="微軟正黑體" w:hint="eastAsia"/>
              </w:rPr>
              <w:t>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75A1" w14:textId="66E06B5B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70D7" w14:textId="75D9B157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IsTrueID</w:t>
            </w:r>
            <w:proofErr w:type="spellEnd"/>
          </w:p>
        </w:tc>
      </w:tr>
      <w:tr w:rsidR="00424EEC" w:rsidRPr="00B61F54" w14:paraId="26AA1A69" w14:textId="77777777" w:rsidTr="00424EEC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E77B" w14:textId="7DC788BF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5818" w14:textId="45EA9456" w:rsidR="00424EEC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/>
              </w:rPr>
              <w:t>IsOCR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A453F" w14:textId="484453E1" w:rsidR="00424EEC" w:rsidRPr="00463A7A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OCR結果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4207" w14:textId="2D058717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CC9A" w14:textId="0784546C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IsOCR</w:t>
            </w:r>
            <w:proofErr w:type="spellEnd"/>
          </w:p>
        </w:tc>
      </w:tr>
      <w:tr w:rsidR="00424EEC" w:rsidRPr="00B61F54" w14:paraId="15E4D7A3" w14:textId="77777777" w:rsidTr="00424EEC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C5D8" w14:textId="2FCE5EF4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D9A4" w14:textId="15794DD6" w:rsidR="00424EEC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/>
              </w:rPr>
              <w:t>IsKALAPA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8512D" w14:textId="71CEBBE6" w:rsidR="00424EEC" w:rsidRPr="00463A7A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KLP結果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1B11" w14:textId="481C4C2E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2E58" w14:textId="55A4EC29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IsKALAPA</w:t>
            </w:r>
            <w:proofErr w:type="spellEnd"/>
          </w:p>
        </w:tc>
      </w:tr>
      <w:tr w:rsidR="00424EEC" w:rsidRPr="00B61F54" w14:paraId="49534A9E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AB36" w14:textId="5379C730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06CB" w14:textId="69ABD0A6" w:rsidR="00424EEC" w:rsidRDefault="00424EEC" w:rsidP="00424EEC">
            <w:pPr>
              <w:rPr>
                <w:rFonts w:ascii="微軟正黑體" w:hAnsi="微軟正黑體"/>
              </w:rPr>
            </w:pPr>
            <w:proofErr w:type="spellStart"/>
            <w:r w:rsidRPr="00463A7A">
              <w:rPr>
                <w:rFonts w:ascii="微軟正黑體" w:hAnsi="微軟正黑體"/>
              </w:rPr>
              <w:t>IsAML</w:t>
            </w:r>
            <w:proofErr w:type="spellEnd"/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45ADB" w14:textId="748FA645" w:rsidR="00424EEC" w:rsidRPr="00463A7A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黑名單結果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7DD8" w14:textId="00A35DDA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E8BBA" w14:textId="11BD3E71" w:rsidR="00424EEC" w:rsidRPr="00B61F54" w:rsidRDefault="007003DE" w:rsidP="00424EEC">
            <w:pPr>
              <w:rPr>
                <w:rFonts w:ascii="微軟正黑體" w:hAnsi="微軟正黑體"/>
              </w:rPr>
            </w:pPr>
            <w:proofErr w:type="spellStart"/>
            <w:r w:rsidRPr="007003DE">
              <w:rPr>
                <w:rFonts w:ascii="微軟正黑體" w:hAnsi="微軟正黑體"/>
              </w:rPr>
              <w:t>IsAML</w:t>
            </w:r>
            <w:proofErr w:type="spellEnd"/>
          </w:p>
        </w:tc>
      </w:tr>
    </w:tbl>
    <w:p w14:paraId="3C6AB07F" w14:textId="77777777" w:rsidR="0023174B" w:rsidRDefault="0023174B" w:rsidP="0023174B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1371DD37" w14:textId="71DE1AAA" w:rsidR="00497E76" w:rsidRPr="00B61F54" w:rsidRDefault="00497E76" w:rsidP="00497E76">
      <w:pPr>
        <w:pStyle w:val="2"/>
        <w:rPr>
          <w:rFonts w:ascii="微軟正黑體" w:hAnsi="微軟正黑體"/>
          <w:b w:val="0"/>
        </w:rPr>
      </w:pPr>
      <w:bookmarkStart w:id="57" w:name="_Toc105516385"/>
      <w:r>
        <w:rPr>
          <w:rFonts w:ascii="微軟正黑體" w:hAnsi="微軟正黑體" w:hint="eastAsia"/>
          <w:color w:val="000000" w:themeColor="text1"/>
          <w:szCs w:val="24"/>
        </w:rPr>
        <w:lastRenderedPageBreak/>
        <w:t>人工審核</w:t>
      </w:r>
      <w:r w:rsidR="003C3245">
        <w:rPr>
          <w:rFonts w:ascii="微軟正黑體" w:hAnsi="微軟正黑體" w:hint="eastAsia"/>
          <w:color w:val="000000" w:themeColor="text1"/>
          <w:szCs w:val="24"/>
        </w:rPr>
        <w:t>API</w:t>
      </w:r>
      <w:r>
        <w:rPr>
          <w:rFonts w:ascii="微軟正黑體" w:hAnsi="微軟正黑體" w:hint="eastAsia"/>
          <w:color w:val="000000" w:themeColor="text1"/>
          <w:szCs w:val="24"/>
        </w:rPr>
        <w:t>-</w:t>
      </w:r>
      <w:r w:rsidR="00BD2335" w:rsidRPr="00BD2335">
        <w:rPr>
          <w:rFonts w:ascii="微軟正黑體" w:hAnsi="微軟正黑體" w:hint="eastAsia"/>
          <w:color w:val="000000" w:themeColor="text1"/>
          <w:szCs w:val="24"/>
        </w:rPr>
        <w:t>圖檔</w:t>
      </w:r>
      <w:bookmarkEnd w:id="57"/>
    </w:p>
    <w:p w14:paraId="124031EB" w14:textId="77777777" w:rsidR="00497E76" w:rsidRPr="00B61F54" w:rsidRDefault="00EC16EA" w:rsidP="00497E76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64E5C459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43C7C949" w14:textId="77777777" w:rsidR="00497E76" w:rsidRDefault="00497E76" w:rsidP="00497E76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4B05C1C" w14:textId="10A9B947" w:rsidR="00A31F75" w:rsidRPr="00A31F75" w:rsidRDefault="00A31F75" w:rsidP="005B6920">
      <w:pPr>
        <w:widowControl/>
        <w:spacing w:line="480" w:lineRule="auto"/>
        <w:rPr>
          <w:rFonts w:ascii="微軟正黑體" w:hAnsi="微軟正黑體"/>
        </w:rPr>
      </w:pPr>
      <w:r w:rsidRPr="00A31F75">
        <w:rPr>
          <w:rFonts w:ascii="微軟正黑體" w:hAnsi="微軟正黑體" w:hint="eastAsia"/>
        </w:rPr>
        <w:t>經辦</w:t>
      </w:r>
      <w:r w:rsidR="005B6920">
        <w:rPr>
          <w:rFonts w:ascii="微軟正黑體" w:hAnsi="微軟正黑體" w:hint="eastAsia"/>
        </w:rPr>
        <w:t>/主管</w:t>
      </w:r>
      <w:r w:rsidR="004B57F1">
        <w:rPr>
          <w:rFonts w:ascii="微軟正黑體" w:hAnsi="微軟正黑體" w:hint="eastAsia"/>
        </w:rPr>
        <w:t>查詢證件圖檔</w:t>
      </w:r>
      <w:r w:rsidR="004B57F1">
        <w:rPr>
          <w:rFonts w:ascii="微軟正黑體" w:hAnsi="微軟正黑體" w:hint="eastAsia"/>
          <w:color w:val="000000" w:themeColor="text1"/>
          <w:szCs w:val="24"/>
        </w:rPr>
        <w:t>(</w:t>
      </w:r>
      <w:r w:rsidR="004B57F1" w:rsidRPr="004B57F1">
        <w:rPr>
          <w:rFonts w:ascii="微軟正黑體" w:hAnsi="微軟正黑體" w:hint="eastAsia"/>
          <w:color w:val="FF0000"/>
          <w:szCs w:val="24"/>
        </w:rPr>
        <w:t>可否為</w:t>
      </w:r>
      <w:proofErr w:type="gramStart"/>
      <w:r w:rsidR="004B57F1" w:rsidRPr="004B57F1">
        <w:rPr>
          <w:rFonts w:ascii="微軟正黑體" w:hAnsi="微軟正黑體" w:hint="eastAsia"/>
          <w:color w:val="FF0000"/>
          <w:szCs w:val="24"/>
        </w:rPr>
        <w:t>查詢進件狀態</w:t>
      </w:r>
      <w:proofErr w:type="gramEnd"/>
      <w:r w:rsidR="004B57F1" w:rsidRPr="004B57F1">
        <w:rPr>
          <w:rFonts w:ascii="微軟正黑體" w:hAnsi="微軟正黑體" w:hint="eastAsia"/>
          <w:color w:val="FF0000"/>
          <w:szCs w:val="24"/>
        </w:rPr>
        <w:t>資料(二)時一並回傳?</w:t>
      </w:r>
      <w:r w:rsidR="004B57F1">
        <w:rPr>
          <w:rFonts w:ascii="微軟正黑體" w:hAnsi="微軟正黑體" w:hint="eastAsia"/>
          <w:color w:val="000000" w:themeColor="text1"/>
          <w:szCs w:val="24"/>
        </w:rPr>
        <w:t>)</w:t>
      </w:r>
    </w:p>
    <w:p w14:paraId="2ACAE153" w14:textId="3783E5D9" w:rsidR="00497E76" w:rsidRPr="00B61F54" w:rsidRDefault="00497E76" w:rsidP="00A31F7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="004B57F1" w:rsidRPr="00B61F54">
        <w:rPr>
          <w:rFonts w:ascii="微軟正黑體" w:hAnsi="微軟正黑體" w:cs="Arial Unicode MS"/>
        </w:rPr>
        <w:t>/</w:t>
      </w:r>
      <w:proofErr w:type="spellStart"/>
      <w:r w:rsidR="004B57F1" w:rsidRPr="00B61F54">
        <w:rPr>
          <w:rFonts w:ascii="微軟正黑體" w:hAnsi="微軟正黑體" w:cs="Arial Unicode MS"/>
        </w:rPr>
        <w:t>api</w:t>
      </w:r>
      <w:proofErr w:type="spellEnd"/>
      <w:r w:rsidR="004B57F1" w:rsidRPr="00B61F54">
        <w:rPr>
          <w:rFonts w:ascii="微軟正黑體" w:hAnsi="微軟正黑體" w:cs="Arial Unicode MS"/>
        </w:rPr>
        <w:t>/</w:t>
      </w:r>
      <w:proofErr w:type="spellStart"/>
      <w:r w:rsidR="004B57F1" w:rsidRPr="005D5CB1">
        <w:rPr>
          <w:rFonts w:ascii="微軟正黑體" w:hAnsi="微軟正黑體" w:cs="Arial Unicode MS"/>
        </w:rPr>
        <w:t>exter</w:t>
      </w:r>
      <w:proofErr w:type="spellEnd"/>
      <w:r w:rsidR="004B57F1" w:rsidRPr="00B61F54">
        <w:rPr>
          <w:rFonts w:ascii="微軟正黑體" w:hAnsi="微軟正黑體" w:cs="Arial Unicode MS"/>
        </w:rPr>
        <w:t>/</w:t>
      </w:r>
      <w:proofErr w:type="spellStart"/>
      <w:r w:rsidR="004B57F1">
        <w:rPr>
          <w:rFonts w:ascii="微軟正黑體" w:hAnsi="微軟正黑體" w:cs="Arial Unicode MS"/>
        </w:rPr>
        <w:t>getincomingimg</w:t>
      </w:r>
      <w:proofErr w:type="spellEnd"/>
    </w:p>
    <w:p w14:paraId="4432FE00" w14:textId="2E3DD6B8" w:rsidR="00497E76" w:rsidRPr="00B61F54" w:rsidRDefault="00497E76" w:rsidP="00497E76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="00112D09">
        <w:rPr>
          <w:rFonts w:ascii="微軟正黑體" w:hAnsi="微軟正黑體" w:hint="eastAsia"/>
        </w:rPr>
        <w:t>GET</w:t>
      </w:r>
    </w:p>
    <w:p w14:paraId="73471F76" w14:textId="10C42745" w:rsidR="00497E76" w:rsidRPr="00B61F54" w:rsidRDefault="00112D09" w:rsidP="00497E76">
      <w:pPr>
        <w:rPr>
          <w:rFonts w:ascii="微軟正黑體" w:hAnsi="微軟正黑體"/>
          <w:b/>
          <w:sz w:val="28"/>
          <w:szCs w:val="28"/>
        </w:rPr>
      </w:pPr>
      <w:r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7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559"/>
        <w:gridCol w:w="1843"/>
        <w:gridCol w:w="1134"/>
        <w:gridCol w:w="709"/>
        <w:gridCol w:w="1417"/>
        <w:gridCol w:w="3428"/>
      </w:tblGrid>
      <w:tr w:rsidR="00497E76" w:rsidRPr="00B61F54" w14:paraId="0CA675CF" w14:textId="77777777" w:rsidTr="005E51D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ED6D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364E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21A7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0346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54B8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EAD7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0555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4B57F1" w:rsidRPr="00B61F54" w14:paraId="3893F642" w14:textId="77777777" w:rsidTr="005E51D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90A6" w14:textId="03E3B08B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1CBA" w14:textId="65E32B5A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proofErr w:type="spellStart"/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DF0A" w14:textId="2C32A529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69CE" w14:textId="73CB22D0" w:rsidR="004B57F1" w:rsidRPr="00B61F54" w:rsidRDefault="004B57F1" w:rsidP="004B57F1">
            <w:pPr>
              <w:ind w:rightChars="-160" w:right="-384"/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08AF" w14:textId="481B8E5D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FD5C" w14:textId="57F44EDA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9FD2" w14:textId="5D5A7BCF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1000C769" w14:textId="0FB13E66" w:rsidR="00497E76" w:rsidRPr="00112D09" w:rsidRDefault="00112D09" w:rsidP="00497E76">
      <w:pPr>
        <w:rPr>
          <w:rFonts w:ascii="微軟正黑體" w:hAnsi="微軟正黑體"/>
          <w:b/>
          <w:sz w:val="28"/>
          <w:szCs w:val="28"/>
        </w:rPr>
      </w:pPr>
      <w:r w:rsidRPr="00112D09">
        <w:rPr>
          <w:rFonts w:ascii="微軟正黑體" w:hAnsi="微軟正黑體" w:hint="eastAsia"/>
          <w:b/>
          <w:sz w:val="28"/>
          <w:szCs w:val="28"/>
        </w:rPr>
        <w:t>回傳參數</w:t>
      </w:r>
    </w:p>
    <w:tbl>
      <w:tblPr>
        <w:tblW w:w="10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559"/>
        <w:gridCol w:w="1843"/>
        <w:gridCol w:w="1134"/>
        <w:gridCol w:w="1559"/>
        <w:gridCol w:w="3286"/>
      </w:tblGrid>
      <w:tr w:rsidR="005D611D" w:rsidRPr="00B61F54" w14:paraId="6B05BDF6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5A1A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8E0E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9D9C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1A27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F216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F53C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19729A" w:rsidRPr="00B61F54" w14:paraId="1A43F903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CE04" w14:textId="3C5059CE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2733" w14:textId="719204FB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AEC3" w14:textId="09D60686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4383" w14:textId="72C5078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B5CF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68909" w14:textId="1D0C713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558ACC00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7A63" w14:textId="0BBF1034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F72B" w14:textId="3BDD5110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DFDF" w14:textId="347BB92A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5124" w14:textId="097B5EBF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7ABC" w14:textId="77777777" w:rsidR="0019729A" w:rsidRPr="00B61F54" w:rsidRDefault="0019729A" w:rsidP="0019729A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1EA2B7D5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337A" w14:textId="51CC134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6C3E91FD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760C" w14:textId="43E764B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81E0" w14:textId="1F0FF2AA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RtnData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4E36" w14:textId="41DD14FC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2D4E" w14:textId="597AEE5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F250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ACF8" w14:textId="51695AC5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5D611D" w:rsidRPr="00B61F54" w14:paraId="2288695B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AF57" w14:textId="330B6858" w:rsidR="005D611D" w:rsidRPr="00B61F54" w:rsidRDefault="0019729A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3.</w:t>
            </w:r>
            <w:r w:rsidR="005D611D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5EB2" w14:textId="2A7C91B9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IDFrontSide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8E16" w14:textId="07EF2A05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身分證正面照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970B" w14:textId="6C6CEBE8" w:rsidR="005D611D" w:rsidRPr="00B61F54" w:rsidRDefault="00203A60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St</w:t>
            </w:r>
            <w:r>
              <w:rPr>
                <w:rFonts w:ascii="微軟正黑體" w:hAnsi="微軟正黑體"/>
              </w:rPr>
              <w:t>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570D" w14:textId="1EE7D4B7" w:rsidR="005D611D" w:rsidRPr="00B61F54" w:rsidRDefault="009D5021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B</w:t>
            </w:r>
            <w:r>
              <w:rPr>
                <w:rFonts w:ascii="微軟正黑體" w:hAnsi="微軟正黑體" w:cs="新細明體"/>
              </w:rPr>
              <w:t>ase64</w:t>
            </w:r>
            <w:r>
              <w:rPr>
                <w:rFonts w:ascii="微軟正黑體" w:hAnsi="微軟正黑體" w:cs="新細明體" w:hint="eastAsia"/>
              </w:rPr>
              <w:t>內容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6BFC" w14:textId="77777777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</w:p>
        </w:tc>
      </w:tr>
      <w:tr w:rsidR="005D611D" w:rsidRPr="00B61F54" w14:paraId="6B9BE04A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317E" w14:textId="65F6636D" w:rsidR="005D611D" w:rsidRPr="00B61F54" w:rsidRDefault="0019729A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3.</w:t>
            </w:r>
            <w:r w:rsidR="005D611D"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B6C4" w14:textId="130D1672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</w:rPr>
              <w:t>IDBackSide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711F" w14:textId="7822C04B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身分證反面照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65BD" w14:textId="5490C605" w:rsidR="005D611D" w:rsidRPr="00B61F54" w:rsidRDefault="00203A60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D556" w14:textId="6B3483B9" w:rsidR="005D611D" w:rsidRPr="00B61F54" w:rsidRDefault="009D5021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Ba</w:t>
            </w:r>
            <w:r>
              <w:rPr>
                <w:rFonts w:ascii="微軟正黑體" w:hAnsi="微軟正黑體" w:cs="新細明體"/>
              </w:rPr>
              <w:t>se64</w:t>
            </w:r>
            <w:r>
              <w:rPr>
                <w:rFonts w:ascii="微軟正黑體" w:hAnsi="微軟正黑體" w:cs="新細明體" w:hint="eastAsia"/>
              </w:rPr>
              <w:t>內容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F744" w14:textId="77777777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</w:p>
        </w:tc>
      </w:tr>
      <w:tr w:rsidR="005D611D" w:rsidRPr="00B61F54" w14:paraId="4E267B38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64ED" w14:textId="1D619B2C" w:rsidR="005D611D" w:rsidRPr="00B61F54" w:rsidRDefault="0019729A" w:rsidP="00797C4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lastRenderedPageBreak/>
              <w:t>3.</w:t>
            </w:r>
            <w:r w:rsidR="005D611D">
              <w:rPr>
                <w:rFonts w:ascii="微軟正黑體" w:hAnsi="微軟正黑體" w:cs="新細明體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BAEE" w14:textId="56AA5142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hint="eastAsia"/>
                <w:kern w:val="0"/>
              </w:rPr>
              <w:t>CaptureSelfie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0658" w14:textId="35F05519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  <w:kern w:val="0"/>
              </w:rPr>
              <w:t>臉部照片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51531" w14:textId="35A38388" w:rsidR="005D611D" w:rsidRPr="00B61F54" w:rsidRDefault="00203A60" w:rsidP="00797C49">
            <w:pPr>
              <w:ind w:rightChars="-160" w:right="-384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17EA" w14:textId="53EC67A6" w:rsidR="005D611D" w:rsidRPr="00B61F54" w:rsidRDefault="009D5021" w:rsidP="00797C4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Ba</w:t>
            </w:r>
            <w:r>
              <w:rPr>
                <w:rFonts w:ascii="微軟正黑體" w:hAnsi="微軟正黑體" w:cs="新細明體"/>
              </w:rPr>
              <w:t>se64</w:t>
            </w:r>
            <w:r>
              <w:rPr>
                <w:rFonts w:ascii="微軟正黑體" w:hAnsi="微軟正黑體" w:cs="新細明體" w:hint="eastAsia"/>
              </w:rPr>
              <w:t>內容</w:t>
            </w:r>
          </w:p>
        </w:tc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4CF8" w14:textId="0845C040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</w:p>
        </w:tc>
      </w:tr>
    </w:tbl>
    <w:p w14:paraId="1DB39664" w14:textId="77777777" w:rsidR="00112D09" w:rsidRPr="00B61F54" w:rsidRDefault="00112D09" w:rsidP="00497E76">
      <w:pPr>
        <w:rPr>
          <w:rFonts w:ascii="微軟正黑體" w:hAnsi="微軟正黑體"/>
          <w:b/>
        </w:rPr>
      </w:pPr>
    </w:p>
    <w:p w14:paraId="7C2FC697" w14:textId="77777777" w:rsidR="00497E76" w:rsidRDefault="00497E76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3FDC581D" w14:textId="32DBFC29" w:rsidR="00497E76" w:rsidRPr="00B61F54" w:rsidRDefault="005D611D" w:rsidP="00497E76">
      <w:pPr>
        <w:pStyle w:val="2"/>
        <w:rPr>
          <w:rFonts w:ascii="微軟正黑體" w:hAnsi="微軟正黑體"/>
          <w:b w:val="0"/>
        </w:rPr>
      </w:pPr>
      <w:bookmarkStart w:id="58" w:name="_Toc105516386"/>
      <w:r w:rsidRPr="005D611D">
        <w:rPr>
          <w:rFonts w:ascii="微軟正黑體" w:hAnsi="微軟正黑體" w:hint="eastAsia"/>
          <w:color w:val="000000" w:themeColor="text1"/>
          <w:szCs w:val="24"/>
        </w:rPr>
        <w:lastRenderedPageBreak/>
        <w:t>人工審核API-更新狀態</w:t>
      </w:r>
      <w:bookmarkEnd w:id="58"/>
    </w:p>
    <w:p w14:paraId="032D1F5D" w14:textId="77777777" w:rsidR="00497E76" w:rsidRPr="00B61F54" w:rsidRDefault="00EC16EA" w:rsidP="00497E76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0B0376EB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7518E98E" w14:textId="77777777" w:rsidR="00497E76" w:rsidRDefault="00497E76" w:rsidP="00497E76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06884293" w14:textId="149F9E9D" w:rsidR="004747F4" w:rsidRDefault="004747F4" w:rsidP="004747F4">
      <w:pPr>
        <w:widowControl/>
        <w:spacing w:line="480" w:lineRule="auto"/>
        <w:rPr>
          <w:rFonts w:ascii="微軟正黑體" w:hAnsi="微軟正黑體"/>
        </w:rPr>
      </w:pPr>
      <w:r>
        <w:rPr>
          <w:rFonts w:ascii="微軟正黑體" w:hAnsi="微軟正黑體" w:hint="eastAsia"/>
        </w:rPr>
        <w:t>1.</w:t>
      </w:r>
      <w:r w:rsidRPr="004747F4">
        <w:rPr>
          <w:rFonts w:ascii="微軟正黑體" w:hAnsi="微軟正黑體" w:hint="eastAsia"/>
        </w:rPr>
        <w:t>經辦人員評估說明，審核作業</w:t>
      </w:r>
    </w:p>
    <w:p w14:paraId="73E28BD7" w14:textId="47F1138F" w:rsidR="004747F4" w:rsidRPr="004747F4" w:rsidRDefault="004747F4" w:rsidP="004747F4">
      <w:pPr>
        <w:widowControl/>
        <w:spacing w:line="480" w:lineRule="auto"/>
        <w:rPr>
          <w:rFonts w:ascii="微軟正黑體" w:hAnsi="微軟正黑體"/>
        </w:rPr>
      </w:pPr>
      <w:r>
        <w:rPr>
          <w:rFonts w:ascii="微軟正黑體" w:hAnsi="微軟正黑體" w:hint="eastAsia"/>
        </w:rPr>
        <w:t>2.</w:t>
      </w:r>
      <w:r w:rsidRPr="004747F4">
        <w:rPr>
          <w:rFonts w:ascii="微軟正黑體" w:hAnsi="微軟正黑體" w:hint="eastAsia"/>
        </w:rPr>
        <w:t>主管簽核意見，修改案件狀態</w:t>
      </w:r>
    </w:p>
    <w:p w14:paraId="377818BF" w14:textId="6393EB78" w:rsidR="00497E76" w:rsidRPr="00B61F54" w:rsidRDefault="00497E76" w:rsidP="004747F4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</w:t>
      </w:r>
      <w:proofErr w:type="spellStart"/>
      <w:r w:rsidRPr="00B61F54">
        <w:rPr>
          <w:rFonts w:ascii="微軟正黑體" w:hAnsi="微軟正黑體" w:cs="Arial Unicode MS"/>
        </w:rPr>
        <w:t>api</w:t>
      </w:r>
      <w:proofErr w:type="spellEnd"/>
      <w:r w:rsidRPr="00B61F54">
        <w:rPr>
          <w:rFonts w:ascii="微軟正黑體" w:hAnsi="微軟正黑體" w:cs="Arial Unicode MS"/>
        </w:rPr>
        <w:t>/</w:t>
      </w:r>
      <w:r w:rsidR="00B83374" w:rsidRPr="00B83374">
        <w:rPr>
          <w:rFonts w:ascii="微軟正黑體" w:hAnsi="微軟正黑體" w:cs="Arial Unicode MS"/>
        </w:rPr>
        <w:t xml:space="preserve"> </w:t>
      </w:r>
      <w:proofErr w:type="spellStart"/>
      <w:r w:rsidR="00B83374" w:rsidRPr="005D5CB1">
        <w:rPr>
          <w:rFonts w:ascii="微軟正黑體" w:hAnsi="微軟正黑體" w:cs="Arial Unicode MS"/>
        </w:rPr>
        <w:t>exter</w:t>
      </w:r>
      <w:proofErr w:type="spellEnd"/>
      <w:r w:rsidR="00B83374" w:rsidRPr="00B61F54">
        <w:rPr>
          <w:rFonts w:ascii="微軟正黑體" w:hAnsi="微軟正黑體" w:cs="Arial Unicode MS"/>
        </w:rPr>
        <w:t>/</w:t>
      </w:r>
      <w:proofErr w:type="spellStart"/>
      <w:r w:rsidR="006A4A3B">
        <w:rPr>
          <w:rFonts w:ascii="微軟正黑體" w:hAnsi="微軟正黑體" w:cs="Arial Unicode MS"/>
        </w:rPr>
        <w:t>u</w:t>
      </w:r>
      <w:r w:rsidR="00B83374">
        <w:rPr>
          <w:rFonts w:ascii="微軟正黑體" w:hAnsi="微軟正黑體" w:cs="Arial Unicode MS"/>
        </w:rPr>
        <w:t>pdate</w:t>
      </w:r>
      <w:r w:rsidR="00F46DAC">
        <w:rPr>
          <w:rFonts w:ascii="微軟正黑體" w:hAnsi="微軟正黑體" w:cs="Arial Unicode MS"/>
        </w:rPr>
        <w:t>i</w:t>
      </w:r>
      <w:r w:rsidR="00B83374">
        <w:rPr>
          <w:rFonts w:ascii="微軟正黑體" w:hAnsi="微軟正黑體" w:cs="Arial Unicode MS"/>
        </w:rPr>
        <w:t>ncoming</w:t>
      </w:r>
      <w:r w:rsidR="00F46DAC">
        <w:rPr>
          <w:rFonts w:ascii="微軟正黑體" w:hAnsi="微軟正黑體" w:cs="Arial Unicode MS"/>
        </w:rPr>
        <w:t>s</w:t>
      </w:r>
      <w:r w:rsidR="00E82B19">
        <w:rPr>
          <w:rFonts w:ascii="微軟正黑體" w:hAnsi="微軟正黑體" w:cs="Arial Unicode MS"/>
        </w:rPr>
        <w:t>tatus</w:t>
      </w:r>
      <w:proofErr w:type="spellEnd"/>
    </w:p>
    <w:p w14:paraId="155A3400" w14:textId="711B90D1" w:rsidR="00497E76" w:rsidRPr="00B61F54" w:rsidRDefault="00497E76" w:rsidP="00497E76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="00F4209F">
        <w:rPr>
          <w:rFonts w:ascii="微軟正黑體" w:hAnsi="微軟正黑體"/>
        </w:rPr>
        <w:t>P</w:t>
      </w:r>
      <w:r w:rsidR="005D611D">
        <w:rPr>
          <w:rFonts w:ascii="微軟正黑體" w:hAnsi="微軟正黑體"/>
        </w:rPr>
        <w:t>OST</w:t>
      </w:r>
    </w:p>
    <w:p w14:paraId="4089AAF5" w14:textId="5DF856B1" w:rsidR="00497E76" w:rsidRPr="00B61F54" w:rsidRDefault="00DD7A92" w:rsidP="00497E76">
      <w:pPr>
        <w:rPr>
          <w:rFonts w:ascii="微軟正黑體" w:hAnsi="微軟正黑體"/>
          <w:b/>
          <w:sz w:val="28"/>
          <w:szCs w:val="28"/>
        </w:rPr>
      </w:pPr>
      <w:r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985"/>
        <w:gridCol w:w="1417"/>
        <w:gridCol w:w="1134"/>
        <w:gridCol w:w="851"/>
        <w:gridCol w:w="1417"/>
        <w:gridCol w:w="2860"/>
      </w:tblGrid>
      <w:tr w:rsidR="00497E76" w:rsidRPr="00B61F54" w14:paraId="49D4A511" w14:textId="77777777" w:rsidTr="00A90CE7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535D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193B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F5C8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AB30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C0664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EC68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244F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432B28" w:rsidRPr="00B61F54" w14:paraId="3CA60F08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6A1E" w14:textId="1FADED7B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/>
              </w:rPr>
              <w:t>1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0525" w14:textId="669F246E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 w:hint="eastAsia"/>
              </w:rPr>
              <w:t>I</w:t>
            </w:r>
            <w:r w:rsidRPr="00463A7A">
              <w:rPr>
                <w:rFonts w:ascii="微軟正黑體" w:hAnsi="微軟正黑體" w:cs="新細明體"/>
              </w:rPr>
              <w:t>n</w:t>
            </w:r>
            <w:r w:rsidRPr="00463A7A">
              <w:rPr>
                <w:rFonts w:ascii="微軟正黑體" w:hAnsi="微軟正黑體" w:cs="新細明體" w:hint="eastAsia"/>
              </w:rPr>
              <w:t>c</w:t>
            </w:r>
            <w:r w:rsidRPr="00463A7A">
              <w:rPr>
                <w:rFonts w:ascii="微軟正黑體" w:hAnsi="微軟正黑體" w:cs="新細明體"/>
              </w:rPr>
              <w:t>omingID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4D36" w14:textId="4028DEE8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proofErr w:type="gramStart"/>
            <w:r w:rsidRPr="00AF0E85">
              <w:rPr>
                <w:rFonts w:ascii="微軟正黑體" w:hAnsi="微軟正黑體" w:cs="新細明體" w:hint="eastAsia"/>
              </w:rPr>
              <w:t>進件</w:t>
            </w:r>
            <w:proofErr w:type="gramEnd"/>
            <w:r w:rsidRPr="00AF0E85">
              <w:rPr>
                <w:rFonts w:ascii="微軟正黑體" w:hAnsi="微軟正黑體" w:cs="新細明體" w:hint="eastAsia"/>
              </w:rPr>
              <w:t>ID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D241" w14:textId="3A58673D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E5F3" w14:textId="2317EC54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690D" w14:textId="67D21546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664" w14:textId="01871891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432B28" w:rsidRPr="00B61F54" w14:paraId="2B5BD2F7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2B9C" w14:textId="30F5D84C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C0A3" w14:textId="33D9867E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/>
              </w:rPr>
              <w:t>IsTrueID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F332" w14:textId="3B095C80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 w:hint="eastAsia"/>
              </w:rPr>
              <w:t>Tr</w:t>
            </w:r>
            <w:r w:rsidRPr="00463A7A">
              <w:rPr>
                <w:rFonts w:ascii="微軟正黑體" w:hAnsi="微軟正黑體" w:cs="新細明體"/>
              </w:rPr>
              <w:t>ueID</w:t>
            </w:r>
            <w:proofErr w:type="spellEnd"/>
            <w:r w:rsidRPr="00463A7A">
              <w:rPr>
                <w:rFonts w:ascii="微軟正黑體" w:hAnsi="微軟正黑體" w:cs="新細明體" w:hint="eastAsia"/>
              </w:rPr>
              <w:t>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B807" w14:textId="712E7456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CFEA" w14:textId="456B1588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2904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2C3B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734880DF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F105" w14:textId="6277AA82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1041" w14:textId="1E31FF48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/>
              </w:rPr>
              <w:t>IsOCR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535E" w14:textId="7F1B2054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OCR結果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4179" w14:textId="4EB4390A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9067" w14:textId="749CFB8C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AA44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CD4B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6DB79953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A04D" w14:textId="23D52155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4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87A2" w14:textId="72FD1EA7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/>
              </w:rPr>
              <w:t>IsKALAPA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2DA4" w14:textId="738DEDB1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KLP結果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B39B" w14:textId="26E4976A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4902" w14:textId="79CE263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8368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2F0AB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23B65D63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316A" w14:textId="1635E2B7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5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8EE4" w14:textId="2A917794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463A7A">
              <w:rPr>
                <w:rFonts w:ascii="微軟正黑體" w:hAnsi="微軟正黑體" w:cs="新細明體"/>
              </w:rPr>
              <w:t>IsAML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A36E" w14:textId="29A539D7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黑名單結果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7B4AA" w14:textId="42A8B51D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A16A" w14:textId="79818B69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F6088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3985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4B4608B2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F65C" w14:textId="2C473C21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6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E768" w14:textId="092B2FAD" w:rsidR="00432B28" w:rsidRPr="00463A7A" w:rsidRDefault="00A90CE7" w:rsidP="00432B28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A90CE7">
              <w:rPr>
                <w:rFonts w:ascii="微軟正黑體" w:hAnsi="微軟正黑體" w:cs="新細明體"/>
              </w:rPr>
              <w:t>Clerk</w:t>
            </w:r>
            <w:r>
              <w:rPr>
                <w:rFonts w:ascii="微軟正黑體" w:hAnsi="微軟正黑體" w:cs="新細明體" w:hint="eastAsia"/>
              </w:rPr>
              <w:t>Su</w:t>
            </w:r>
            <w:r>
              <w:rPr>
                <w:rFonts w:ascii="微軟正黑體" w:hAnsi="微軟正黑體" w:cs="新細明體"/>
              </w:rPr>
              <w:t>mmary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785A2" w14:textId="26AE5C9F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評估說明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58D0" w14:textId="67FADF8D" w:rsidR="00432B28" w:rsidRPr="00463A7A" w:rsidRDefault="00F77F57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St</w:t>
            </w:r>
            <w:r w:rsidRPr="00463A7A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0FE9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2A26" w14:textId="1E5F082E" w:rsidR="00432B28" w:rsidRPr="00463A7A" w:rsidRDefault="00432B28" w:rsidP="00F77F57">
            <w:pPr>
              <w:widowControl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G3600經辧輸入</w:t>
            </w: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B8BD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4ABBBDD8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CDCE" w14:textId="31DAC802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lastRenderedPageBreak/>
              <w:t>7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01E0" w14:textId="5B1417ED" w:rsidR="007F1E19" w:rsidRPr="00A90CE7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 w:rsidRPr="00A90CE7">
              <w:rPr>
                <w:rFonts w:ascii="微軟正黑體" w:hAnsi="微軟正黑體" w:cs="新細明體"/>
              </w:rPr>
              <w:t>Clerk</w:t>
            </w:r>
            <w:r>
              <w:rPr>
                <w:rFonts w:ascii="微軟正黑體" w:hAnsi="微軟正黑體" w:cs="新細明體"/>
              </w:rPr>
              <w:t>ID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19E08" w14:textId="25B496B0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經辦編號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6077" w14:textId="1F3CFB50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St</w:t>
            </w:r>
            <w:r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919E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32D0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3C4A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347B9AA0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D86A" w14:textId="3137D203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8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46A2" w14:textId="75093F8C" w:rsidR="007F1E19" w:rsidRPr="00A90CE7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 w:hint="eastAsia"/>
              </w:rPr>
              <w:t>C</w:t>
            </w:r>
            <w:r>
              <w:rPr>
                <w:rFonts w:ascii="微軟正黑體" w:hAnsi="微軟正黑體" w:cs="新細明體"/>
              </w:rPr>
              <w:t>lerkName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56C72" w14:textId="6CE97759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經辦姓名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4914" w14:textId="73D6AB67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St</w:t>
            </w:r>
            <w:r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3AD0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2065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8C92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352BD232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DD6D" w14:textId="45809C66" w:rsidR="007F1E19" w:rsidRPr="00463A7A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9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531F" w14:textId="7AD5257E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 w:hint="eastAsia"/>
              </w:rPr>
              <w:t>E</w:t>
            </w:r>
            <w:r w:rsidRPr="00633E58">
              <w:rPr>
                <w:rFonts w:ascii="微軟正黑體" w:hAnsi="微軟正黑體" w:cs="新細明體"/>
              </w:rPr>
              <w:t>xaminer</w:t>
            </w:r>
            <w:r>
              <w:rPr>
                <w:rFonts w:ascii="微軟正黑體" w:hAnsi="微軟正黑體" w:cs="新細明體"/>
              </w:rPr>
              <w:t>Result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0B2C3" w14:textId="0A241449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簽核結果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CF42" w14:textId="0F95A8BB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In</w:t>
            </w:r>
            <w:r>
              <w:rPr>
                <w:rFonts w:ascii="微軟正黑體" w:hAnsi="微軟正黑體" w:cs="新細明體"/>
              </w:rPr>
              <w:t>t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10CF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C890" w14:textId="078B3C71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C3600主管輸入</w:t>
            </w:r>
            <w:r w:rsidRPr="00463A7A">
              <w:rPr>
                <w:rFonts w:ascii="微軟正黑體" w:hAnsi="微軟正黑體" w:cs="新細明體" w:hint="eastAsia"/>
              </w:rPr>
              <w:br/>
              <w:t>1.同意</w:t>
            </w:r>
            <w:r w:rsidRPr="00463A7A">
              <w:rPr>
                <w:rFonts w:ascii="微軟正黑體" w:hAnsi="微軟正黑體" w:cs="新細明體" w:hint="eastAsia"/>
              </w:rPr>
              <w:br/>
              <w:t>2.退回</w:t>
            </w:r>
            <w:r w:rsidRPr="00463A7A">
              <w:rPr>
                <w:rFonts w:ascii="微軟正黑體" w:hAnsi="微軟正黑體" w:cs="新細明體" w:hint="eastAsia"/>
              </w:rPr>
              <w:br/>
              <w:t>3.拒絶</w:t>
            </w:r>
          </w:p>
          <w:p w14:paraId="6E43BC86" w14:textId="77777777" w:rsidR="007F1E19" w:rsidRPr="00432B28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4D07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0D1F1054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2DCE" w14:textId="0ADEF5C3" w:rsidR="007F1E19" w:rsidRPr="00463A7A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1</w:t>
            </w:r>
            <w:r>
              <w:rPr>
                <w:rFonts w:ascii="微軟正黑體" w:hAnsi="微軟正黑體" w:cs="新細明體"/>
              </w:rPr>
              <w:t>0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192A" w14:textId="114A7F66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 w:hint="eastAsia"/>
              </w:rPr>
              <w:t>E</w:t>
            </w:r>
            <w:r w:rsidRPr="00633E58">
              <w:rPr>
                <w:rFonts w:ascii="微軟正黑體" w:hAnsi="微軟正黑體" w:cs="新細明體"/>
              </w:rPr>
              <w:t>xaminer</w:t>
            </w:r>
            <w:r>
              <w:rPr>
                <w:rFonts w:ascii="微軟正黑體" w:hAnsi="微軟正黑體" w:cs="新細明體" w:hint="eastAsia"/>
              </w:rPr>
              <w:t>Su</w:t>
            </w:r>
            <w:r>
              <w:rPr>
                <w:rFonts w:ascii="微軟正黑體" w:hAnsi="微軟正黑體" w:cs="新細明體"/>
              </w:rPr>
              <w:t>mmary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25E96" w14:textId="252AE3CD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簽核意見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83ED" w14:textId="7C4F5A91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S</w:t>
            </w:r>
            <w:r w:rsidRPr="00463A7A">
              <w:rPr>
                <w:rFonts w:ascii="微軟正黑體" w:hAnsi="微軟正黑體" w:cs="新細明體"/>
              </w:rPr>
              <w:t>tring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D000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9107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C3600主管輸入</w:t>
            </w:r>
          </w:p>
          <w:p w14:paraId="68304C9D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2137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62B81E7D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F236" w14:textId="7DF8E37E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1</w:t>
            </w:r>
            <w:r>
              <w:rPr>
                <w:rFonts w:ascii="微軟正黑體" w:hAnsi="微軟正黑體" w:cs="新細明體"/>
              </w:rPr>
              <w:t>1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D2B0" w14:textId="541625E6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/>
              </w:rPr>
              <w:t>A</w:t>
            </w:r>
            <w:r w:rsidRPr="007F1E19">
              <w:rPr>
                <w:rFonts w:ascii="微軟正黑體" w:hAnsi="微軟正黑體" w:cs="新細明體"/>
              </w:rPr>
              <w:t>pproval</w:t>
            </w:r>
            <w:r>
              <w:rPr>
                <w:rFonts w:ascii="微軟正黑體" w:hAnsi="微軟正黑體" w:cs="新細明體"/>
              </w:rPr>
              <w:t>ID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0984F" w14:textId="24ED526C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主管</w:t>
            </w:r>
            <w:r w:rsidR="00E711A0">
              <w:rPr>
                <w:rFonts w:ascii="微軟正黑體" w:hAnsi="微軟正黑體" w:cs="新細明體" w:hint="eastAsia"/>
              </w:rPr>
              <w:t>編號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D787" w14:textId="00036DA2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St</w:t>
            </w:r>
            <w:r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452A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1E1E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5823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4B2DC995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A2DE" w14:textId="336E0054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/>
              </w:rPr>
              <w:t>1</w:t>
            </w:r>
            <w:r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D041" w14:textId="0D31F246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proofErr w:type="spellStart"/>
            <w:r>
              <w:rPr>
                <w:rFonts w:ascii="微軟正黑體" w:hAnsi="微軟正黑體" w:cs="新細明體"/>
              </w:rPr>
              <w:t>A</w:t>
            </w:r>
            <w:r w:rsidRPr="007F1E19">
              <w:rPr>
                <w:rFonts w:ascii="微軟正黑體" w:hAnsi="微軟正黑體" w:cs="新細明體"/>
              </w:rPr>
              <w:t>pproval</w:t>
            </w:r>
            <w:r>
              <w:rPr>
                <w:rFonts w:ascii="微軟正黑體" w:hAnsi="微軟正黑體" w:cs="新細明體"/>
              </w:rPr>
              <w:t>Name</w:t>
            </w:r>
            <w:proofErr w:type="spellEnd"/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10A87" w14:textId="3D8E5F14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主管</w:t>
            </w:r>
            <w:r w:rsidR="00E711A0">
              <w:rPr>
                <w:rFonts w:ascii="微軟正黑體" w:hAnsi="微軟正黑體" w:cs="新細明體" w:hint="eastAsia"/>
              </w:rPr>
              <w:t>姓名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D0BC" w14:textId="5E66441B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</w:t>
            </w:r>
            <w:r>
              <w:rPr>
                <w:rFonts w:ascii="微軟正黑體" w:hAnsi="微軟正黑體" w:cs="新細明體"/>
              </w:rPr>
              <w:t>tring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8129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B298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73F8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</w:tbl>
    <w:p w14:paraId="1E77CA72" w14:textId="0343FE6B" w:rsidR="00DD7A92" w:rsidRDefault="00DD7A92" w:rsidP="00432B28">
      <w:pPr>
        <w:rPr>
          <w:rFonts w:ascii="微軟正黑體" w:hAnsi="微軟正黑體"/>
          <w:b/>
          <w:sz w:val="28"/>
          <w:szCs w:val="28"/>
        </w:rPr>
      </w:pPr>
      <w:r w:rsidRPr="00DD7A92">
        <w:rPr>
          <w:rFonts w:ascii="微軟正黑體" w:hAnsi="微軟正黑體" w:hint="eastAsia"/>
          <w:b/>
          <w:sz w:val="28"/>
          <w:szCs w:val="28"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DD7A92" w:rsidRPr="00930AE5" w14:paraId="4E55A4BF" w14:textId="77777777" w:rsidTr="003E2213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519B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A005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AB32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6CAB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84E3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DD7A92" w:rsidRPr="00930AE5" w14:paraId="265193F4" w14:textId="77777777" w:rsidTr="003E2213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1AA3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C498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RtnCode</w:t>
            </w:r>
            <w:proofErr w:type="spellEnd"/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CBD8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E208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081A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</w:p>
        </w:tc>
      </w:tr>
      <w:tr w:rsidR="00DD7A92" w:rsidRPr="00930AE5" w14:paraId="4BBB0686" w14:textId="77777777" w:rsidTr="003E2213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CE8F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1266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proofErr w:type="spellStart"/>
            <w:r w:rsidRPr="00930AE5">
              <w:rPr>
                <w:rFonts w:ascii="微軟正黑體" w:hAnsi="微軟正黑體"/>
              </w:rPr>
              <w:t>RtnMsg</w:t>
            </w:r>
            <w:proofErr w:type="spellEnd"/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B3B6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33317" w14:textId="77777777" w:rsidR="00DD7A92" w:rsidRPr="00930AE5" w:rsidRDefault="00DD7A92" w:rsidP="003E2213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01BA" w14:textId="77777777" w:rsidR="00DD7A92" w:rsidRPr="00930AE5" w:rsidRDefault="00DD7A92" w:rsidP="003E2213">
            <w:pPr>
              <w:rPr>
                <w:rFonts w:ascii="微軟正黑體" w:hAnsi="微軟正黑體" w:cs="新細明體"/>
              </w:rPr>
            </w:pPr>
          </w:p>
        </w:tc>
      </w:tr>
    </w:tbl>
    <w:p w14:paraId="0DCE6B82" w14:textId="1FE3E2DC" w:rsidR="00A76FC9" w:rsidRDefault="00A76FC9" w:rsidP="00432B28">
      <w:pPr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lastRenderedPageBreak/>
        <w:t>經辦更新資料時</w:t>
      </w:r>
      <w:r w:rsidR="00633E58">
        <w:rPr>
          <w:rFonts w:ascii="微軟正黑體" w:hAnsi="微軟正黑體" w:cs="新細明體" w:hint="eastAsia"/>
          <w:color w:val="FF0000"/>
          <w:kern w:val="0"/>
          <w:szCs w:val="24"/>
        </w:rPr>
        <w:t>修改狀態為</w:t>
      </w:r>
      <w:r w:rsidR="00633E5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=&gt;</w:t>
      </w:r>
      <w:r w:rsidR="00633E58">
        <w:rPr>
          <w:rFonts w:ascii="微軟正黑體" w:hAnsi="微軟正黑體" w:cs="新細明體" w:hint="eastAsia"/>
          <w:color w:val="FF0000"/>
          <w:kern w:val="0"/>
          <w:szCs w:val="24"/>
        </w:rPr>
        <w:t>10</w:t>
      </w:r>
      <w:r w:rsidR="00633E58">
        <w:rPr>
          <w:rFonts w:ascii="微軟正黑體" w:hAnsi="微軟正黑體" w:cs="新細明體"/>
          <w:color w:val="FF0000"/>
          <w:kern w:val="0"/>
          <w:szCs w:val="24"/>
        </w:rPr>
        <w:t>.</w:t>
      </w:r>
      <w:r w:rsidR="00633E58">
        <w:rPr>
          <w:rFonts w:ascii="微軟正黑體" w:hAnsi="微軟正黑體" w:cs="新細明體" w:hint="eastAsia"/>
          <w:color w:val="FF0000"/>
          <w:kern w:val="0"/>
          <w:szCs w:val="24"/>
        </w:rPr>
        <w:t>經辦放行</w:t>
      </w:r>
    </w:p>
    <w:p w14:paraId="02AD24F4" w14:textId="71237FFE" w:rsidR="00432B28" w:rsidRPr="006A4A3B" w:rsidRDefault="00A11962" w:rsidP="00432B28">
      <w:pPr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主管更新</w:t>
      </w:r>
      <w:proofErr w:type="gramStart"/>
      <w:r>
        <w:rPr>
          <w:rFonts w:ascii="微軟正黑體" w:hAnsi="微軟正黑體" w:cs="新細明體" w:hint="eastAsia"/>
          <w:color w:val="FF0000"/>
          <w:kern w:val="0"/>
          <w:szCs w:val="24"/>
        </w:rPr>
        <w:t>時依簽核</w:t>
      </w:r>
      <w:proofErr w:type="gramEnd"/>
      <w:r>
        <w:rPr>
          <w:rFonts w:ascii="微軟正黑體" w:hAnsi="微軟正黑體" w:cs="新細明體" w:hint="eastAsia"/>
          <w:color w:val="FF0000"/>
          <w:kern w:val="0"/>
          <w:szCs w:val="24"/>
        </w:rPr>
        <w:t>結果修改案件狀態</w:t>
      </w:r>
    </w:p>
    <w:p w14:paraId="476F5BF0" w14:textId="28BBA7BD" w:rsidR="00432B28" w:rsidRPr="00A76FC9" w:rsidRDefault="00A11962" w:rsidP="00432B28">
      <w:pPr>
        <w:pStyle w:val="aa"/>
        <w:numPr>
          <w:ilvl w:val="1"/>
          <w:numId w:val="37"/>
        </w:numPr>
        <w:ind w:leftChars="0"/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1.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同意=&gt;7.人工審核通過</w:t>
      </w:r>
    </w:p>
    <w:p w14:paraId="1626E1FB" w14:textId="2F5E934D" w:rsidR="00432B28" w:rsidRPr="00A76FC9" w:rsidRDefault="00A11962" w:rsidP="00432B28">
      <w:pPr>
        <w:pStyle w:val="aa"/>
        <w:numPr>
          <w:ilvl w:val="1"/>
          <w:numId w:val="37"/>
        </w:numPr>
        <w:ind w:leftChars="0"/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2.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退回=&gt;6.人工審核中</w:t>
      </w:r>
    </w:p>
    <w:p w14:paraId="1649F8F1" w14:textId="77777777" w:rsidR="00E711A0" w:rsidRPr="00E711A0" w:rsidRDefault="00A11962" w:rsidP="00E033B6">
      <w:pPr>
        <w:pStyle w:val="aa"/>
        <w:widowControl/>
        <w:numPr>
          <w:ilvl w:val="1"/>
          <w:numId w:val="37"/>
        </w:numPr>
        <w:ind w:leftChars="0"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3.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拒絶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=&gt;15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人工拒絕或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16.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人工審核未通過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(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待</w:t>
      </w:r>
      <w:proofErr w:type="gramStart"/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筱</w:t>
      </w:r>
      <w:proofErr w:type="gramEnd"/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鈞確認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)</w:t>
      </w:r>
    </w:p>
    <w:p w14:paraId="033D9133" w14:textId="1E1492A1" w:rsidR="00C948C8" w:rsidRPr="00A76FC9" w:rsidRDefault="00497E76" w:rsidP="00E033B6">
      <w:pPr>
        <w:pStyle w:val="aa"/>
        <w:widowControl/>
        <w:numPr>
          <w:ilvl w:val="1"/>
          <w:numId w:val="37"/>
        </w:numPr>
        <w:ind w:leftChars="0"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 w:rsidRPr="00A76FC9">
        <w:rPr>
          <w:rFonts w:ascii="微軟正黑體" w:hAnsi="微軟正黑體"/>
          <w:color w:val="000000" w:themeColor="text1"/>
          <w:szCs w:val="24"/>
        </w:rPr>
        <w:br w:type="page"/>
      </w:r>
    </w:p>
    <w:p w14:paraId="28157739" w14:textId="5D8094A8" w:rsidR="0011195C" w:rsidRPr="00D05532" w:rsidRDefault="0011195C" w:rsidP="0011195C">
      <w:pPr>
        <w:pStyle w:val="2"/>
        <w:rPr>
          <w:rFonts w:ascii="微軟正黑體" w:hAnsi="微軟正黑體"/>
          <w:b w:val="0"/>
        </w:rPr>
      </w:pPr>
      <w:bookmarkStart w:id="59" w:name="_Toc105516387"/>
      <w:r w:rsidRPr="00D05532">
        <w:rPr>
          <w:rFonts w:ascii="微軟正黑體" w:hAnsi="微軟正黑體" w:hint="eastAsia"/>
          <w:color w:val="000000" w:themeColor="text1"/>
          <w:szCs w:val="24"/>
        </w:rPr>
        <w:lastRenderedPageBreak/>
        <w:t>排</w:t>
      </w:r>
      <w:proofErr w:type="gramStart"/>
      <w:r w:rsidRPr="00D05532">
        <w:rPr>
          <w:rFonts w:ascii="微軟正黑體" w:hAnsi="微軟正黑體" w:hint="eastAsia"/>
          <w:color w:val="000000" w:themeColor="text1"/>
          <w:szCs w:val="24"/>
        </w:rPr>
        <w:t>程</w:t>
      </w:r>
      <w:proofErr w:type="gramEnd"/>
      <w:r w:rsidRPr="00D05532">
        <w:rPr>
          <w:rFonts w:ascii="微軟正黑體" w:hAnsi="微軟正黑體" w:hint="eastAsia"/>
          <w:color w:val="000000" w:themeColor="text1"/>
          <w:szCs w:val="24"/>
        </w:rPr>
        <w:t>程式-修改狀態/通知結果</w:t>
      </w:r>
      <w:bookmarkEnd w:id="47"/>
      <w:bookmarkEnd w:id="59"/>
    </w:p>
    <w:p w14:paraId="5A8B7B81" w14:textId="77777777" w:rsidR="0011195C" w:rsidRPr="00B61F54" w:rsidRDefault="00EC16EA" w:rsidP="0011195C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8683C91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340DEDBD" w14:textId="77777777" w:rsidR="0011195C" w:rsidRPr="00B61F54" w:rsidRDefault="0011195C" w:rsidP="0011195C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5663864" w14:textId="77777777" w:rsidR="0011195C" w:rsidRPr="00F55B03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資料庫</w:t>
      </w:r>
      <w:r w:rsidRPr="00B61F54">
        <w:rPr>
          <w:rFonts w:ascii="微軟正黑體" w:hAnsi="微軟正黑體" w:cs="Arial Unicode MS"/>
        </w:rPr>
        <w:t xml:space="preserve">: </w:t>
      </w:r>
      <w:proofErr w:type="gramStart"/>
      <w:r>
        <w:rPr>
          <w:rFonts w:ascii="微軟正黑體" w:hAnsi="微軟正黑體" w:cs="Arial Unicode MS" w:hint="eastAsia"/>
        </w:rPr>
        <w:t>進件資料庫</w:t>
      </w:r>
      <w:proofErr w:type="gramEnd"/>
    </w:p>
    <w:p w14:paraId="0D8E07CF" w14:textId="77777777" w:rsidR="0011195C" w:rsidRPr="00B61F54" w:rsidRDefault="0011195C" w:rsidP="0011195C">
      <w:pPr>
        <w:rPr>
          <w:rFonts w:ascii="微軟正黑體" w:hAnsi="微軟正黑體"/>
          <w:b/>
          <w:sz w:val="28"/>
          <w:szCs w:val="28"/>
        </w:rPr>
      </w:pPr>
      <w:r>
        <w:rPr>
          <w:rFonts w:ascii="微軟正黑體" w:hAnsi="微軟正黑體" w:hint="eastAsia"/>
          <w:b/>
          <w:sz w:val="28"/>
          <w:szCs w:val="28"/>
        </w:rPr>
        <w:t>欄位說明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559"/>
        <w:gridCol w:w="1527"/>
        <w:gridCol w:w="1050"/>
        <w:gridCol w:w="684"/>
        <w:gridCol w:w="4110"/>
        <w:gridCol w:w="734"/>
      </w:tblGrid>
      <w:tr w:rsidR="0011195C" w:rsidRPr="00B61F54" w14:paraId="73917CFA" w14:textId="77777777" w:rsidTr="00D042CF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E3B8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C39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52A0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8FE2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68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876B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411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2B5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7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634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11195C" w:rsidRPr="00B61F54" w14:paraId="476235B7" w14:textId="77777777" w:rsidTr="00D042CF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744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55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087B" w14:textId="07FCBF0F" w:rsidR="0011195C" w:rsidRPr="00B61F54" w:rsidRDefault="0011195C" w:rsidP="00D042CF">
            <w:pPr>
              <w:rPr>
                <w:rFonts w:ascii="微軟正黑體" w:hAnsi="微軟正黑體"/>
                <w:color w:val="000000" w:themeColor="text1"/>
              </w:rPr>
            </w:pPr>
            <w:r w:rsidRPr="00BC45A3">
              <w:rPr>
                <w:rFonts w:ascii="微軟正黑體" w:hAnsi="微軟正黑體"/>
                <w:color w:val="FF0000"/>
              </w:rPr>
              <w:t>Status</w:t>
            </w:r>
          </w:p>
        </w:tc>
        <w:tc>
          <w:tcPr>
            <w:tcW w:w="15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1DD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狀態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968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Integer</w:t>
            </w:r>
          </w:p>
        </w:tc>
        <w:tc>
          <w:tcPr>
            <w:tcW w:w="68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9550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41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DBB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5：Fail，AML 未通過</w:t>
            </w:r>
          </w:p>
          <w:p w14:paraId="2C9B5B38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6：Fail，FICO check manual 未通過</w:t>
            </w:r>
          </w:p>
          <w:p w14:paraId="5F07355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7：Fail，OCR check manual 未通過</w:t>
            </w:r>
          </w:p>
          <w:p w14:paraId="3296BEDF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8：Fail，G3000 未通過</w:t>
            </w:r>
          </w:p>
          <w:p w14:paraId="5C25508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9：Fail，P3000 未通過</w:t>
            </w:r>
          </w:p>
          <w:p w14:paraId="1E8FD50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10：Success，B2C 未通過</w:t>
            </w:r>
          </w:p>
          <w:p w14:paraId="0EECB3B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11：Success，Apply ATM 通過</w:t>
            </w:r>
          </w:p>
          <w:p w14:paraId="4B14B0B4" w14:textId="77777777" w:rsidR="0011195C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12：Success，Apply ATM 未通過</w:t>
            </w:r>
          </w:p>
          <w:p w14:paraId="29B7D145" w14:textId="493C3CFD" w:rsidR="00A56522" w:rsidRPr="00B61F54" w:rsidRDefault="00A56522" w:rsidP="00D042CF">
            <w:pPr>
              <w:rPr>
                <w:rFonts w:ascii="微軟正黑體" w:hAnsi="微軟正黑體"/>
              </w:rPr>
            </w:pPr>
            <w:r w:rsidRPr="00A56522">
              <w:rPr>
                <w:rFonts w:ascii="微軟正黑體" w:hAnsi="微軟正黑體" w:hint="eastAsia"/>
                <w:color w:val="FF0000"/>
              </w:rPr>
              <w:t>待修正</w:t>
            </w:r>
          </w:p>
        </w:tc>
        <w:tc>
          <w:tcPr>
            <w:tcW w:w="7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10B9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  <w:tr w:rsidR="0011195C" w:rsidRPr="00B61F54" w14:paraId="570380ED" w14:textId="77777777" w:rsidTr="00D042CF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834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5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ED73" w14:textId="77777777" w:rsidR="0011195C" w:rsidRPr="00B61F54" w:rsidRDefault="0011195C" w:rsidP="00D042CF">
            <w:pPr>
              <w:rPr>
                <w:rFonts w:ascii="微軟正黑體" w:hAnsi="微軟正黑體"/>
                <w:color w:val="000000" w:themeColor="text1"/>
              </w:rPr>
            </w:pPr>
          </w:p>
        </w:tc>
        <w:tc>
          <w:tcPr>
            <w:tcW w:w="15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002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0540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68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58B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1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64D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7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1F1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</w:tbl>
    <w:p w14:paraId="3C75F551" w14:textId="61DCE3EE" w:rsidR="0011195C" w:rsidRPr="00850228" w:rsidRDefault="00850228" w:rsidP="00850228">
      <w:pPr>
        <w:rPr>
          <w:rFonts w:ascii="微軟正黑體" w:hAnsi="微軟正黑體"/>
        </w:rPr>
      </w:pPr>
      <w:r w:rsidRPr="00850228">
        <w:rPr>
          <w:rFonts w:ascii="微軟正黑體" w:hAnsi="微軟正黑體" w:hint="eastAsia"/>
        </w:rPr>
        <w:t>以上狀態值，可參考資料表：</w:t>
      </w:r>
      <w:proofErr w:type="spellStart"/>
      <w:r w:rsidRPr="00850228">
        <w:rPr>
          <w:rFonts w:ascii="微軟正黑體" w:hAnsi="微軟正黑體"/>
        </w:rPr>
        <w:t>IncomingStatus</w:t>
      </w:r>
      <w:proofErr w:type="spellEnd"/>
    </w:p>
    <w:p w14:paraId="1450E983" w14:textId="77777777" w:rsidR="0011195C" w:rsidRPr="00B61F54" w:rsidRDefault="0011195C" w:rsidP="0011195C">
      <w:pPr>
        <w:pStyle w:val="2"/>
        <w:rPr>
          <w:rFonts w:ascii="微軟正黑體" w:hAnsi="微軟正黑體"/>
          <w:b w:val="0"/>
        </w:rPr>
      </w:pPr>
      <w:bookmarkStart w:id="60" w:name="_Toc101800729"/>
      <w:bookmarkStart w:id="61" w:name="_Toc105516388"/>
      <w:r>
        <w:rPr>
          <w:rFonts w:ascii="微軟正黑體" w:hAnsi="微軟正黑體" w:hint="eastAsia"/>
          <w:color w:val="000000" w:themeColor="text1"/>
          <w:szCs w:val="24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 w:themeColor="text1"/>
          <w:szCs w:val="24"/>
        </w:rPr>
        <w:t>程</w:t>
      </w:r>
      <w:proofErr w:type="gramEnd"/>
      <w:r>
        <w:rPr>
          <w:rFonts w:ascii="微軟正黑體" w:hAnsi="微軟正黑體" w:hint="eastAsia"/>
          <w:color w:val="000000" w:themeColor="text1"/>
          <w:szCs w:val="24"/>
        </w:rPr>
        <w:t>程式-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簡訊中台</w:t>
      </w:r>
      <w:bookmarkEnd w:id="60"/>
      <w:bookmarkEnd w:id="61"/>
    </w:p>
    <w:p w14:paraId="7F1B0C32" w14:textId="77777777" w:rsidR="0011195C" w:rsidRPr="00B61F54" w:rsidRDefault="00EC16EA" w:rsidP="0011195C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346853D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4BAFD08D" w14:textId="77777777" w:rsidR="0011195C" w:rsidRPr="00B61F54" w:rsidRDefault="0011195C" w:rsidP="0011195C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2E08AC3" w14:textId="77777777" w:rsidR="0011195C" w:rsidRPr="00B61F54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外部</w:t>
      </w: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B383700" w14:textId="77777777" w:rsidR="0011195C" w:rsidRPr="00B61F54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6A2E4DF" w14:textId="77777777" w:rsidR="0011195C" w:rsidRPr="00B61F54" w:rsidRDefault="0011195C" w:rsidP="0011195C">
      <w:pPr>
        <w:rPr>
          <w:rFonts w:ascii="微軟正黑體" w:hAnsi="微軟正黑體"/>
          <w:b/>
          <w:sz w:val="28"/>
          <w:szCs w:val="28"/>
        </w:rPr>
      </w:pPr>
    </w:p>
    <w:p w14:paraId="1233322E" w14:textId="77777777" w:rsidR="0011195C" w:rsidRPr="00B61F54" w:rsidRDefault="0011195C" w:rsidP="0011195C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11195C" w:rsidRPr="00B61F54" w14:paraId="3196BD31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C92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D11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EC6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A96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6534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49B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CD4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11195C" w:rsidRPr="00B61F54" w14:paraId="026737DF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DFC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EE54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D62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1EA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4118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E75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181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</w:tbl>
    <w:p w14:paraId="4CD70482" w14:textId="77777777" w:rsidR="0011195C" w:rsidRPr="00B61F54" w:rsidRDefault="0011195C" w:rsidP="0011195C">
      <w:pPr>
        <w:rPr>
          <w:rFonts w:ascii="微軟正黑體" w:hAnsi="微軟正黑體"/>
          <w:b/>
        </w:rPr>
      </w:pPr>
    </w:p>
    <w:p w14:paraId="6FD4C64B" w14:textId="77777777" w:rsidR="0011195C" w:rsidRPr="00B61F54" w:rsidRDefault="0011195C" w:rsidP="0011195C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11195C" w:rsidRPr="00B61F54" w14:paraId="056FF179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1EA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229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6D5D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5A2C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B307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11195C" w:rsidRPr="00B61F54" w14:paraId="04E162B9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5C1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B8F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A05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73E89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D1F4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</w:tbl>
    <w:p w14:paraId="559507F5" w14:textId="77777777" w:rsidR="0011195C" w:rsidRPr="00B61F54" w:rsidRDefault="0011195C" w:rsidP="0011195C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</w:p>
    <w:p w14:paraId="4D943965" w14:textId="77777777" w:rsidR="00DC4605" w:rsidRDefault="00DC4605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515F170C" w14:textId="79F881B0" w:rsidR="0011195C" w:rsidRPr="00767D08" w:rsidRDefault="0011195C" w:rsidP="0011195C">
      <w:pPr>
        <w:pStyle w:val="2"/>
        <w:rPr>
          <w:rFonts w:ascii="微軟正黑體" w:hAnsi="微軟正黑體"/>
          <w:b w:val="0"/>
        </w:rPr>
      </w:pPr>
      <w:bookmarkStart w:id="62" w:name="_Toc105516389"/>
      <w:r w:rsidRPr="00767D08">
        <w:rPr>
          <w:rFonts w:ascii="微軟正黑體" w:hAnsi="微軟正黑體" w:hint="eastAsia"/>
          <w:color w:val="000000" w:themeColor="text1"/>
          <w:szCs w:val="24"/>
        </w:rPr>
        <w:lastRenderedPageBreak/>
        <w:t>排</w:t>
      </w:r>
      <w:proofErr w:type="gramStart"/>
      <w:r w:rsidRPr="00767D08">
        <w:rPr>
          <w:rFonts w:ascii="微軟正黑體" w:hAnsi="微軟正黑體" w:hint="eastAsia"/>
          <w:color w:val="000000" w:themeColor="text1"/>
          <w:szCs w:val="24"/>
        </w:rPr>
        <w:t>程</w:t>
      </w:r>
      <w:proofErr w:type="gramEnd"/>
      <w:r w:rsidRPr="00767D08">
        <w:rPr>
          <w:rFonts w:ascii="微軟正黑體" w:hAnsi="微軟正黑體" w:hint="eastAsia"/>
          <w:color w:val="000000" w:themeColor="text1"/>
          <w:szCs w:val="24"/>
        </w:rPr>
        <w:t>程式-外部E</w:t>
      </w:r>
      <w:r w:rsidRPr="00767D08">
        <w:rPr>
          <w:rFonts w:ascii="微軟正黑體" w:hAnsi="微軟正黑體"/>
          <w:color w:val="000000" w:themeColor="text1"/>
          <w:szCs w:val="24"/>
        </w:rPr>
        <w:t>mail</w:t>
      </w:r>
      <w:r w:rsidRPr="00767D08">
        <w:rPr>
          <w:rFonts w:ascii="微軟正黑體" w:hAnsi="微軟正黑體" w:hint="eastAsia"/>
          <w:color w:val="000000" w:themeColor="text1"/>
          <w:szCs w:val="24"/>
        </w:rPr>
        <w:t>發信</w:t>
      </w:r>
      <w:bookmarkEnd w:id="62"/>
    </w:p>
    <w:p w14:paraId="4804076B" w14:textId="77777777" w:rsidR="0011195C" w:rsidRPr="00B61F54" w:rsidRDefault="00EC16EA" w:rsidP="0011195C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85A7E64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5D9D6877" w14:textId="77777777" w:rsidR="0011195C" w:rsidRPr="00B61F54" w:rsidRDefault="0011195C" w:rsidP="0011195C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ABD79D7" w14:textId="77777777" w:rsidR="0011195C" w:rsidRPr="00F62ED4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F62ED4">
        <w:rPr>
          <w:rFonts w:ascii="微軟正黑體" w:hAnsi="微軟正黑體" w:hint="eastAsia"/>
        </w:rPr>
        <w:t>提供可以新增的DB連線帳號權限，直接對DB進行資料寫入，即可等待排程發信</w:t>
      </w:r>
    </w:p>
    <w:p w14:paraId="51F81A6D" w14:textId="77777777" w:rsidR="0011195C" w:rsidRPr="002F2B4F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A651B8">
        <w:rPr>
          <w:rFonts w:ascii="微軟正黑體" w:hAnsi="微軟正黑體" w:cs="Arial Unicode MS" w:hint="eastAsia"/>
        </w:rPr>
        <w:t>資料庫連線字串</w:t>
      </w:r>
      <w:r w:rsidRPr="00A651B8">
        <w:rPr>
          <w:rFonts w:ascii="微軟正黑體" w:hAnsi="微軟正黑體" w:cs="Arial Unicode MS"/>
        </w:rPr>
        <w:t>:</w:t>
      </w:r>
      <w:r w:rsidRPr="00B61F54">
        <w:rPr>
          <w:rFonts w:ascii="微軟正黑體" w:hAnsi="微軟正黑體" w:cs="Arial Unicode MS"/>
        </w:rPr>
        <w:t xml:space="preserve">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361AA209" w14:textId="304BCD83" w:rsidR="0011195C" w:rsidRPr="008102A5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資料表欄位資訊：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717DE07" w14:textId="39A3C16C" w:rsidR="008102A5" w:rsidRDefault="008102A5">
      <w:pPr>
        <w:widowControl/>
        <w:rPr>
          <w:rFonts w:ascii="微軟正黑體" w:hAnsi="微軟正黑體"/>
        </w:rPr>
      </w:pPr>
      <w:r>
        <w:rPr>
          <w:rFonts w:ascii="微軟正黑體" w:hAnsi="微軟正黑體"/>
        </w:rPr>
        <w:br w:type="page"/>
      </w:r>
    </w:p>
    <w:p w14:paraId="2DC05AB0" w14:textId="56340596" w:rsidR="00CA2810" w:rsidRPr="00B61F54" w:rsidRDefault="0025760F" w:rsidP="00CA2810">
      <w:pPr>
        <w:pStyle w:val="2"/>
        <w:rPr>
          <w:rFonts w:ascii="微軟正黑體" w:hAnsi="微軟正黑體"/>
          <w:bCs w:val="0"/>
        </w:rPr>
      </w:pPr>
      <w:bookmarkStart w:id="63" w:name="_Toc105516390"/>
      <w:r>
        <w:rPr>
          <w:rFonts w:ascii="微軟正黑體" w:hAnsi="微軟正黑體" w:hint="eastAsia"/>
        </w:rPr>
        <w:lastRenderedPageBreak/>
        <w:t>排</w:t>
      </w:r>
      <w:proofErr w:type="gramStart"/>
      <w:r>
        <w:rPr>
          <w:rFonts w:ascii="微軟正黑體" w:hAnsi="微軟正黑體" w:hint="eastAsia"/>
        </w:rPr>
        <w:t>程</w:t>
      </w:r>
      <w:proofErr w:type="gramEnd"/>
      <w:r>
        <w:rPr>
          <w:rFonts w:ascii="微軟正黑體" w:hAnsi="微軟正黑體" w:hint="eastAsia"/>
        </w:rPr>
        <w:t>程式-</w:t>
      </w:r>
      <w:r w:rsidR="00CA2810" w:rsidRPr="00B61F54">
        <w:rPr>
          <w:rFonts w:ascii="微軟正黑體" w:hAnsi="微軟正黑體" w:hint="eastAsia"/>
        </w:rPr>
        <w:t>新增B2C會員</w:t>
      </w:r>
      <w:bookmarkEnd w:id="48"/>
      <w:bookmarkEnd w:id="63"/>
      <w:r w:rsidR="004D2358" w:rsidRPr="00B61F54">
        <w:rPr>
          <w:rFonts w:ascii="微軟正黑體" w:hAnsi="微軟正黑體" w:hint="eastAsia"/>
        </w:rPr>
        <w:t xml:space="preserve"> </w:t>
      </w:r>
    </w:p>
    <w:p w14:paraId="4763D2E6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D59E430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5B9EADE6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182436B" w14:textId="1AD5EF57" w:rsidR="00CA2810" w:rsidRPr="00833D79" w:rsidRDefault="009F5DEE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新細明體" w:hint="eastAsia"/>
        </w:rPr>
        <w:t>資料庫連線字串</w:t>
      </w:r>
      <w:r w:rsidR="00CA2810" w:rsidRPr="00B61F54">
        <w:rPr>
          <w:rFonts w:ascii="微軟正黑體" w:hAnsi="微軟正黑體" w:cs="Arial Unicode MS"/>
        </w:rPr>
        <w:t xml:space="preserve">: </w:t>
      </w:r>
      <w:r w:rsidR="00CA2810" w:rsidRPr="00B61F54">
        <w:rPr>
          <w:rFonts w:ascii="微軟正黑體" w:hAnsi="微軟正黑體" w:hint="eastAsia"/>
          <w:color w:val="FF0000"/>
        </w:rPr>
        <w:t>待確認</w:t>
      </w:r>
    </w:p>
    <w:p w14:paraId="1C4B9D59" w14:textId="7B4FC291" w:rsidR="00833D79" w:rsidRPr="00B61F54" w:rsidRDefault="00327F35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資料表欄位資訊：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C9F1181" w14:textId="77777777" w:rsidR="00CA2810" w:rsidRPr="00B61F54" w:rsidRDefault="00CA2810" w:rsidP="00CA2810">
      <w:pPr>
        <w:rPr>
          <w:rFonts w:ascii="微軟正黑體" w:hAnsi="微軟正黑體"/>
        </w:rPr>
      </w:pPr>
    </w:p>
    <w:p w14:paraId="0D6F65D2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2CEF9094" w14:textId="44FB1076" w:rsidR="00CA2810" w:rsidRPr="00B61F54" w:rsidRDefault="00253FC5" w:rsidP="00CA2810">
      <w:pPr>
        <w:pStyle w:val="2"/>
        <w:rPr>
          <w:rFonts w:ascii="微軟正黑體" w:hAnsi="微軟正黑體"/>
          <w:b w:val="0"/>
        </w:rPr>
      </w:pPr>
      <w:bookmarkStart w:id="64" w:name="_Toc101800736"/>
      <w:bookmarkStart w:id="65" w:name="_Toc105516391"/>
      <w:r>
        <w:rPr>
          <w:rFonts w:ascii="微軟正黑體" w:hAnsi="微軟正黑體" w:hint="eastAsia"/>
          <w:color w:val="000000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/>
        </w:rPr>
        <w:t>程</w:t>
      </w:r>
      <w:proofErr w:type="gramEnd"/>
      <w:r>
        <w:rPr>
          <w:rFonts w:ascii="微軟正黑體" w:hAnsi="微軟正黑體" w:hint="eastAsia"/>
          <w:color w:val="000000"/>
        </w:rPr>
        <w:t>程式-</w:t>
      </w:r>
      <w:r w:rsidR="00CA2810" w:rsidRPr="00B61F54">
        <w:rPr>
          <w:rFonts w:ascii="微軟正黑體" w:hAnsi="微軟正黑體"/>
          <w:color w:val="000000"/>
        </w:rPr>
        <w:t>G3000</w:t>
      </w:r>
      <w:bookmarkEnd w:id="64"/>
      <w:bookmarkEnd w:id="65"/>
    </w:p>
    <w:p w14:paraId="7D8A3882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DF8C430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3AA6BCA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9A01C0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E5FE559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3FEE790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3AA4BD9B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CA2810" w:rsidRPr="00B61F54" w14:paraId="44BFD10B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BD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8BD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2F2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2E5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47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702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69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573305C6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63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CF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4A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626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1A5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13B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1FB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5B7169A6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28EEF4A6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26F14F31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5AF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C8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69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1D1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B86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C5F065F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C36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F2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7E2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B8C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6CC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648457AE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424A113" w14:textId="6CDEAC93" w:rsidR="00CA2810" w:rsidRPr="00DD2970" w:rsidRDefault="00B042C0" w:rsidP="00B61F54">
      <w:pPr>
        <w:pStyle w:val="aa"/>
        <w:numPr>
          <w:ilvl w:val="0"/>
          <w:numId w:val="11"/>
        </w:numPr>
        <w:adjustRightInd w:val="0"/>
        <w:snapToGrid w:val="0"/>
        <w:ind w:leftChars="0" w:left="482" w:hanging="482"/>
        <w:rPr>
          <w:rFonts w:ascii="微軟正黑體" w:hAnsi="微軟正黑體"/>
        </w:rPr>
      </w:pPr>
      <w:r w:rsidRPr="00DD2970">
        <w:rPr>
          <w:rFonts w:ascii="微軟正黑體" w:hAnsi="微軟正黑體" w:hint="eastAsia"/>
          <w:kern w:val="0"/>
        </w:rPr>
        <w:t>中台無法碰觸到，所以要透過《查詢平台》來查詢</w:t>
      </w:r>
    </w:p>
    <w:p w14:paraId="4C444133" w14:textId="55E24772" w:rsidR="008102A5" w:rsidRDefault="008102A5">
      <w:pPr>
        <w:widowControl/>
        <w:rPr>
          <w:rFonts w:ascii="微軟正黑體" w:hAnsi="微軟正黑體"/>
        </w:rPr>
      </w:pPr>
      <w:r>
        <w:rPr>
          <w:rFonts w:ascii="微軟正黑體" w:hAnsi="微軟正黑體"/>
        </w:rPr>
        <w:br w:type="page"/>
      </w:r>
    </w:p>
    <w:p w14:paraId="71861F8F" w14:textId="47F7CAE1" w:rsidR="00CA2810" w:rsidRPr="00B61F54" w:rsidRDefault="00253FC5" w:rsidP="00CA2810">
      <w:pPr>
        <w:pStyle w:val="2"/>
        <w:rPr>
          <w:rFonts w:ascii="微軟正黑體" w:hAnsi="微軟正黑體"/>
          <w:b w:val="0"/>
        </w:rPr>
      </w:pPr>
      <w:bookmarkStart w:id="66" w:name="_Toc101800737"/>
      <w:bookmarkStart w:id="67" w:name="_Toc105516392"/>
      <w:r>
        <w:rPr>
          <w:rFonts w:ascii="微軟正黑體" w:hAnsi="微軟正黑體" w:hint="eastAsia"/>
          <w:color w:val="000000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/>
        </w:rPr>
        <w:t>程</w:t>
      </w:r>
      <w:proofErr w:type="gramEnd"/>
      <w:r>
        <w:rPr>
          <w:rFonts w:ascii="微軟正黑體" w:hAnsi="微軟正黑體" w:hint="eastAsia"/>
          <w:color w:val="000000"/>
        </w:rPr>
        <w:t>程式-</w:t>
      </w:r>
      <w:r w:rsidR="00CA2810" w:rsidRPr="00B61F54">
        <w:rPr>
          <w:rFonts w:ascii="微軟正黑體" w:hAnsi="微軟正黑體" w:hint="eastAsia"/>
          <w:color w:val="000000"/>
        </w:rPr>
        <w:t>P3000</w:t>
      </w:r>
      <w:bookmarkEnd w:id="66"/>
      <w:bookmarkEnd w:id="67"/>
    </w:p>
    <w:p w14:paraId="4175AF94" w14:textId="77777777" w:rsidR="00CA2810" w:rsidRPr="00B61F54" w:rsidRDefault="00EC16EA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498180D4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5ADD99B4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025E7F89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E4F68E2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7779632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1C9E2E4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CA2810" w:rsidRPr="00B61F54" w14:paraId="0E4E9848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1FC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75D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147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1FF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C3D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D8E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394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4937578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CD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B12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D11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D6C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14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3F3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43F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6B254089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0F29C2F4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3350953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8D5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ADB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ADE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624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6F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55F407F1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29F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C7B9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4D6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5F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9D1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0DE1962D" w14:textId="0C24D9BA" w:rsidR="00CA2810" w:rsidRPr="00DD2970" w:rsidRDefault="00B042C0" w:rsidP="00B042C0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/>
        </w:rPr>
      </w:pPr>
      <w:r w:rsidRPr="00DD2970">
        <w:rPr>
          <w:rFonts w:ascii="微軟正黑體" w:hAnsi="微軟正黑體" w:hint="eastAsia"/>
          <w:kern w:val="0"/>
        </w:rPr>
        <w:t>中台無法碰觸到，所以要透過《查詢平台》來查詢</w:t>
      </w:r>
    </w:p>
    <w:p w14:paraId="224AE5DC" w14:textId="65AA8C44" w:rsidR="00E43E67" w:rsidRPr="00B61F54" w:rsidRDefault="00E43E67">
      <w:pPr>
        <w:widowControl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15C19CB2" w14:textId="4C386E39" w:rsidR="00DC12B0" w:rsidRPr="00B61F54" w:rsidRDefault="00FC0559" w:rsidP="00DC12B0">
      <w:pPr>
        <w:pStyle w:val="2"/>
        <w:rPr>
          <w:rFonts w:ascii="微軟正黑體" w:hAnsi="微軟正黑體"/>
          <w:b w:val="0"/>
        </w:rPr>
      </w:pPr>
      <w:bookmarkStart w:id="68" w:name="_Toc105516393"/>
      <w:r>
        <w:rPr>
          <w:rFonts w:ascii="微軟正黑體" w:hAnsi="微軟正黑體" w:hint="eastAsia"/>
          <w:color w:val="000000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/>
        </w:rPr>
        <w:t>程</w:t>
      </w:r>
      <w:proofErr w:type="gramEnd"/>
      <w:r>
        <w:rPr>
          <w:rFonts w:ascii="微軟正黑體" w:hAnsi="微軟正黑體" w:hint="eastAsia"/>
          <w:color w:val="000000"/>
        </w:rPr>
        <w:t>程式-</w:t>
      </w:r>
      <w:r w:rsidR="000F258C" w:rsidRPr="00B61F54">
        <w:rPr>
          <w:rFonts w:ascii="微軟正黑體" w:hAnsi="微軟正黑體" w:hint="eastAsia"/>
          <w:color w:val="000000"/>
        </w:rPr>
        <w:t>申請ATM金融卡</w:t>
      </w:r>
      <w:bookmarkEnd w:id="68"/>
    </w:p>
    <w:p w14:paraId="3FA515CE" w14:textId="77777777" w:rsidR="00DC12B0" w:rsidRPr="00B61F54" w:rsidRDefault="00EC16EA" w:rsidP="00DC12B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C013287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3B426211" w14:textId="77777777" w:rsidR="00DC12B0" w:rsidRPr="00B61F54" w:rsidRDefault="00DC12B0" w:rsidP="00DC12B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CB90508" w14:textId="572461DE" w:rsidR="00DC12B0" w:rsidRPr="00B61F54" w:rsidRDefault="00DC12B0" w:rsidP="00DC12B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1030275" w14:textId="77777777" w:rsidR="00DC12B0" w:rsidRPr="00B61F54" w:rsidRDefault="00DC12B0" w:rsidP="00DC12B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B823AC3" w14:textId="77777777" w:rsidR="00DC12B0" w:rsidRPr="00B61F54" w:rsidRDefault="00DC12B0" w:rsidP="00DC12B0">
      <w:pPr>
        <w:rPr>
          <w:rFonts w:ascii="微軟正黑體" w:hAnsi="微軟正黑體"/>
          <w:b/>
          <w:sz w:val="28"/>
          <w:szCs w:val="28"/>
        </w:rPr>
      </w:pPr>
    </w:p>
    <w:p w14:paraId="5E153922" w14:textId="77777777" w:rsidR="00DC12B0" w:rsidRPr="00B61F54" w:rsidRDefault="00DC12B0" w:rsidP="00DC12B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DC12B0" w:rsidRPr="00B61F54" w14:paraId="4EA53A79" w14:textId="77777777" w:rsidTr="00B75AFD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B593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BBA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6A82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AE3B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DF5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proofErr w:type="gramStart"/>
            <w:r w:rsidRPr="00B61F54">
              <w:rPr>
                <w:rFonts w:ascii="微軟正黑體" w:hAnsi="微軟正黑體" w:cs="新細明體" w:hint="eastAsia"/>
              </w:rPr>
              <w:t>必填</w:t>
            </w:r>
            <w:proofErr w:type="gramEnd"/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087D0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F86C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DC12B0" w:rsidRPr="00B61F54" w14:paraId="4993CE02" w14:textId="77777777" w:rsidTr="00B75AF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1BBC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C4BB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EDB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264E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A20E1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2776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CC48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</w:tr>
    </w:tbl>
    <w:p w14:paraId="4652F320" w14:textId="77777777" w:rsidR="00DC12B0" w:rsidRPr="00B61F54" w:rsidRDefault="00DC12B0" w:rsidP="00DC12B0">
      <w:pPr>
        <w:rPr>
          <w:rFonts w:ascii="微軟正黑體" w:hAnsi="微軟正黑體"/>
          <w:b/>
        </w:rPr>
      </w:pPr>
    </w:p>
    <w:p w14:paraId="7745E8A4" w14:textId="77777777" w:rsidR="00DC12B0" w:rsidRPr="00B61F54" w:rsidRDefault="00DC12B0" w:rsidP="00DC12B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DC12B0" w:rsidRPr="00B61F54" w14:paraId="51195F5C" w14:textId="77777777" w:rsidTr="00B75AFD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C97F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F8F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B77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BEEC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3F26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DC12B0" w:rsidRPr="00B61F54" w14:paraId="2464C6DA" w14:textId="77777777" w:rsidTr="00B75AFD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1BFF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ADBBB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6376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6721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3ED9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</w:tr>
    </w:tbl>
    <w:p w14:paraId="2E60F487" w14:textId="59AECE97" w:rsidR="00E43E67" w:rsidRPr="00B61F54" w:rsidRDefault="00E43E67" w:rsidP="00CA2810">
      <w:pPr>
        <w:rPr>
          <w:rFonts w:ascii="微軟正黑體" w:hAnsi="微軟正黑體"/>
        </w:rPr>
      </w:pPr>
    </w:p>
    <w:p w14:paraId="4498F095" w14:textId="77777777" w:rsidR="005C710F" w:rsidRDefault="005C710F">
      <w:pPr>
        <w:widowControl/>
        <w:rPr>
          <w:rFonts w:ascii="微軟正黑體" w:hAnsi="微軟正黑體" w:cstheme="majorBidi"/>
          <w:b/>
          <w:bCs/>
          <w:color w:val="000000"/>
          <w:sz w:val="28"/>
          <w:szCs w:val="48"/>
        </w:rPr>
      </w:pPr>
      <w:r>
        <w:rPr>
          <w:rFonts w:ascii="微軟正黑體" w:hAnsi="微軟正黑體"/>
          <w:color w:val="000000"/>
        </w:rPr>
        <w:br w:type="page"/>
      </w:r>
    </w:p>
    <w:p w14:paraId="3BA9FB5B" w14:textId="05C96409" w:rsidR="005C710F" w:rsidRPr="00B61F54" w:rsidRDefault="005C710F" w:rsidP="005C710F">
      <w:pPr>
        <w:pStyle w:val="2"/>
        <w:rPr>
          <w:rFonts w:ascii="微軟正黑體" w:hAnsi="微軟正黑體"/>
          <w:b w:val="0"/>
        </w:rPr>
      </w:pPr>
      <w:bookmarkStart w:id="69" w:name="_Toc105516394"/>
      <w:r>
        <w:rPr>
          <w:rFonts w:ascii="微軟正黑體" w:hAnsi="微軟正黑體" w:hint="eastAsia"/>
          <w:color w:val="000000"/>
        </w:rPr>
        <w:lastRenderedPageBreak/>
        <w:t>排</w:t>
      </w:r>
      <w:proofErr w:type="gramStart"/>
      <w:r>
        <w:rPr>
          <w:rFonts w:ascii="微軟正黑體" w:hAnsi="微軟正黑體" w:hint="eastAsia"/>
          <w:color w:val="000000"/>
        </w:rPr>
        <w:t>程</w:t>
      </w:r>
      <w:proofErr w:type="gramEnd"/>
      <w:r>
        <w:rPr>
          <w:rFonts w:ascii="微軟正黑體" w:hAnsi="微軟正黑體" w:hint="eastAsia"/>
          <w:color w:val="000000"/>
        </w:rPr>
        <w:t>程式-</w:t>
      </w:r>
      <w:r w:rsidR="00602057">
        <w:rPr>
          <w:rFonts w:ascii="微軟正黑體" w:hAnsi="微軟正黑體" w:hint="eastAsia"/>
          <w:color w:val="000000"/>
        </w:rPr>
        <w:t>通知IT</w:t>
      </w:r>
      <w:bookmarkEnd w:id="69"/>
    </w:p>
    <w:p w14:paraId="031C95CC" w14:textId="77777777" w:rsidR="005C710F" w:rsidRPr="00B61F54" w:rsidRDefault="00EC16EA" w:rsidP="005C710F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671E8BC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7AAB6E60" w14:textId="77777777" w:rsidR="005C710F" w:rsidRPr="00B61F54" w:rsidRDefault="005C710F" w:rsidP="005C710F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A94F5D8" w14:textId="1E544A7D" w:rsidR="00602057" w:rsidRPr="00602057" w:rsidRDefault="00602057" w:rsidP="005C710F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602057">
        <w:rPr>
          <w:rFonts w:ascii="微軟正黑體" w:hAnsi="微軟正黑體" w:hint="eastAsia"/>
        </w:rPr>
        <w:t>將特定Email帳號(永豐提供)</w:t>
      </w:r>
      <w:r w:rsidR="00DC4605">
        <w:rPr>
          <w:rFonts w:ascii="微軟正黑體" w:hAnsi="微軟正黑體" w:hint="eastAsia"/>
        </w:rPr>
        <w:t>以及</w:t>
      </w:r>
      <w:r w:rsidRPr="00602057">
        <w:rPr>
          <w:rFonts w:ascii="微軟正黑體" w:hAnsi="微軟正黑體" w:hint="eastAsia"/>
        </w:rPr>
        <w:t>發信內容寫入</w:t>
      </w:r>
      <w:proofErr w:type="spellStart"/>
      <w:r w:rsidRPr="00602057">
        <w:rPr>
          <w:rFonts w:ascii="微軟正黑體" w:hAnsi="微軟正黑體" w:hint="eastAsia"/>
        </w:rPr>
        <w:t>MailDB</w:t>
      </w:r>
      <w:proofErr w:type="spellEnd"/>
    </w:p>
    <w:p w14:paraId="50FC71E8" w14:textId="77777777" w:rsidR="00DC4605" w:rsidRPr="00F62ED4" w:rsidRDefault="00DC4605" w:rsidP="00DC460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F62ED4">
        <w:rPr>
          <w:rFonts w:ascii="微軟正黑體" w:hAnsi="微軟正黑體" w:hint="eastAsia"/>
        </w:rPr>
        <w:t>提供可以新增的DB連線帳號權限，直接對DB進行資料寫入，即可等待排程發信</w:t>
      </w:r>
    </w:p>
    <w:p w14:paraId="7FAAB3CF" w14:textId="77777777" w:rsidR="00DC4605" w:rsidRPr="002F2B4F" w:rsidRDefault="00DC4605" w:rsidP="00DC460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A651B8">
        <w:rPr>
          <w:rFonts w:ascii="微軟正黑體" w:hAnsi="微軟正黑體" w:cs="Arial Unicode MS" w:hint="eastAsia"/>
        </w:rPr>
        <w:t>資料庫連線字串</w:t>
      </w:r>
      <w:r w:rsidRPr="00A651B8">
        <w:rPr>
          <w:rFonts w:ascii="微軟正黑體" w:hAnsi="微軟正黑體" w:cs="Arial Unicode MS"/>
        </w:rPr>
        <w:t>:</w:t>
      </w:r>
      <w:r w:rsidRPr="00B61F54">
        <w:rPr>
          <w:rFonts w:ascii="微軟正黑體" w:hAnsi="微軟正黑體" w:cs="Arial Unicode MS"/>
        </w:rPr>
        <w:t xml:space="preserve">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52C106EE" w14:textId="77777777" w:rsidR="00DC4605" w:rsidRPr="00B61F54" w:rsidRDefault="00DC4605" w:rsidP="00DC460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資料表欄位資訊：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4845239" w14:textId="2470A647" w:rsidR="00B61F54" w:rsidRDefault="00E43E67" w:rsidP="00486A7D">
      <w:pPr>
        <w:widowControl/>
      </w:pPr>
      <w:r w:rsidRPr="00B61F54">
        <w:rPr>
          <w:rFonts w:ascii="微軟正黑體" w:hAnsi="微軟正黑體"/>
        </w:rPr>
        <w:br w:type="page"/>
      </w:r>
    </w:p>
    <w:p w14:paraId="5946BB63" w14:textId="0D2510C0" w:rsidR="008C576E" w:rsidRPr="00B61F54" w:rsidRDefault="00564A57" w:rsidP="008C576E">
      <w:pPr>
        <w:pStyle w:val="1"/>
        <w:rPr>
          <w:rFonts w:ascii="微軟正黑體" w:hAnsi="微軟正黑體"/>
        </w:rPr>
      </w:pPr>
      <w:bookmarkStart w:id="70" w:name="_Toc105516395"/>
      <w:r>
        <w:rPr>
          <w:rFonts w:ascii="微軟正黑體" w:hAnsi="微軟正黑體" w:hint="eastAsia"/>
        </w:rPr>
        <w:lastRenderedPageBreak/>
        <w:t>錯誤代碼總</w:t>
      </w:r>
      <w:proofErr w:type="gramStart"/>
      <w:r>
        <w:rPr>
          <w:rFonts w:ascii="微軟正黑體" w:hAnsi="微軟正黑體" w:hint="eastAsia"/>
        </w:rPr>
        <w:t>覽</w:t>
      </w:r>
      <w:bookmarkEnd w:id="70"/>
      <w:proofErr w:type="gramEnd"/>
    </w:p>
    <w:p w14:paraId="1102BA9D" w14:textId="1BC0A4F0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註冊/登入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5F1B82CC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58AB7218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4444E9D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22CAF4BC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6D649D8C" w14:textId="77777777" w:rsidTr="00C41265">
        <w:tc>
          <w:tcPr>
            <w:tcW w:w="2765" w:type="dxa"/>
          </w:tcPr>
          <w:p w14:paraId="3D75B649" w14:textId="14BC0474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1100</w:t>
            </w:r>
          </w:p>
        </w:tc>
        <w:tc>
          <w:tcPr>
            <w:tcW w:w="3042" w:type="dxa"/>
          </w:tcPr>
          <w:p w14:paraId="67DED0C1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ID Format錯誤</w:t>
            </w:r>
          </w:p>
        </w:tc>
        <w:tc>
          <w:tcPr>
            <w:tcW w:w="2489" w:type="dxa"/>
          </w:tcPr>
          <w:p w14:paraId="69FB6BD4" w14:textId="1CA3B922" w:rsidR="008C576E" w:rsidRDefault="00992423" w:rsidP="00E60B11">
            <w:pPr>
              <w:rPr>
                <w:rFonts w:ascii="微軟正黑體" w:hAnsi="微軟正黑體"/>
              </w:rPr>
            </w:pPr>
            <w:proofErr w:type="spellStart"/>
            <w:r w:rsidRPr="00992423">
              <w:rPr>
                <w:rFonts w:ascii="微軟正黑體" w:hAnsi="微軟正黑體"/>
              </w:rPr>
              <w:t>CustomerID</w:t>
            </w:r>
            <w:proofErr w:type="spellEnd"/>
          </w:p>
        </w:tc>
      </w:tr>
      <w:tr w:rsidR="008C576E" w14:paraId="70EC7277" w14:textId="77777777" w:rsidTr="00C41265">
        <w:tc>
          <w:tcPr>
            <w:tcW w:w="2765" w:type="dxa"/>
          </w:tcPr>
          <w:p w14:paraId="47FCF587" w14:textId="0924CCCD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</w:t>
            </w:r>
            <w:r>
              <w:rPr>
                <w:rFonts w:ascii="微軟正黑體" w:hAnsi="微軟正黑體"/>
              </w:rPr>
              <w:t>101</w:t>
            </w:r>
          </w:p>
        </w:tc>
        <w:tc>
          <w:tcPr>
            <w:tcW w:w="3042" w:type="dxa"/>
          </w:tcPr>
          <w:p w14:paraId="4E6404A6" w14:textId="77777777" w:rsidR="008C576E" w:rsidRDefault="008C576E" w:rsidP="00E60B11">
            <w:pPr>
              <w:rPr>
                <w:rFonts w:ascii="微軟正黑體" w:hAnsi="微軟正黑體"/>
              </w:rPr>
            </w:pPr>
            <w:proofErr w:type="spellStart"/>
            <w:r>
              <w:rPr>
                <w:rFonts w:ascii="微軟正黑體" w:hAnsi="微軟正黑體" w:hint="eastAsia"/>
              </w:rPr>
              <w:t>EMail</w:t>
            </w:r>
            <w:proofErr w:type="spellEnd"/>
            <w:r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6E132E84" w14:textId="50A3EBFD" w:rsidR="008C576E" w:rsidRDefault="000975F4" w:rsidP="00E60B11">
            <w:pPr>
              <w:rPr>
                <w:rFonts w:ascii="微軟正黑體" w:hAnsi="微軟正黑體"/>
              </w:rPr>
            </w:pPr>
            <w:r w:rsidRPr="00992423">
              <w:rPr>
                <w:rFonts w:ascii="微軟正黑體" w:hAnsi="微軟正黑體"/>
              </w:rPr>
              <w:t>Email</w:t>
            </w:r>
          </w:p>
        </w:tc>
      </w:tr>
      <w:tr w:rsidR="008C576E" w14:paraId="78B8E1E2" w14:textId="77777777" w:rsidTr="00C41265">
        <w:tc>
          <w:tcPr>
            <w:tcW w:w="2765" w:type="dxa"/>
          </w:tcPr>
          <w:p w14:paraId="39F02A74" w14:textId="67D203BA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</w:t>
            </w:r>
            <w:r>
              <w:rPr>
                <w:rFonts w:ascii="微軟正黑體" w:hAnsi="微軟正黑體"/>
              </w:rPr>
              <w:t>102</w:t>
            </w:r>
          </w:p>
        </w:tc>
        <w:tc>
          <w:tcPr>
            <w:tcW w:w="3042" w:type="dxa"/>
          </w:tcPr>
          <w:p w14:paraId="4D997B48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Phone Format 錯誤</w:t>
            </w:r>
          </w:p>
        </w:tc>
        <w:tc>
          <w:tcPr>
            <w:tcW w:w="2489" w:type="dxa"/>
          </w:tcPr>
          <w:p w14:paraId="141B5C84" w14:textId="2FBC118D" w:rsidR="008C576E" w:rsidRDefault="000975F4" w:rsidP="00E60B11">
            <w:pPr>
              <w:rPr>
                <w:rFonts w:ascii="微軟正黑體" w:hAnsi="微軟正黑體"/>
              </w:rPr>
            </w:pPr>
            <w:proofErr w:type="spellStart"/>
            <w:r w:rsidRPr="00992423">
              <w:rPr>
                <w:rFonts w:ascii="微軟正黑體" w:hAnsi="微軟正黑體"/>
              </w:rPr>
              <w:t>MobilePhone</w:t>
            </w:r>
            <w:proofErr w:type="spellEnd"/>
          </w:p>
        </w:tc>
      </w:tr>
      <w:tr w:rsidR="000F2D61" w14:paraId="70AADEFA" w14:textId="77777777" w:rsidTr="00C41265">
        <w:tc>
          <w:tcPr>
            <w:tcW w:w="2765" w:type="dxa"/>
          </w:tcPr>
          <w:p w14:paraId="479A9523" w14:textId="4A1E9000" w:rsidR="000F2D61" w:rsidRDefault="000F2D61" w:rsidP="00E60B11">
            <w:pPr>
              <w:rPr>
                <w:rFonts w:ascii="微軟正黑體" w:hAnsi="微軟正黑體" w:hint="eastAsia"/>
              </w:rPr>
            </w:pPr>
            <w:r>
              <w:rPr>
                <w:rFonts w:ascii="微軟正黑體" w:hAnsi="微軟正黑體" w:hint="eastAsia"/>
              </w:rPr>
              <w:t>1103</w:t>
            </w:r>
          </w:p>
        </w:tc>
        <w:tc>
          <w:tcPr>
            <w:tcW w:w="3042" w:type="dxa"/>
          </w:tcPr>
          <w:p w14:paraId="105840AD" w14:textId="556E0A73" w:rsidR="000F2D61" w:rsidRDefault="000F2D61" w:rsidP="00E60B11">
            <w:pPr>
              <w:rPr>
                <w:rFonts w:ascii="微軟正黑體" w:hAnsi="微軟正黑體" w:hint="eastAsia"/>
              </w:rPr>
            </w:pPr>
            <w:r>
              <w:t>已審核</w:t>
            </w:r>
            <w:r>
              <w:t>/</w:t>
            </w:r>
            <w:r>
              <w:t>審核中</w:t>
            </w:r>
          </w:p>
        </w:tc>
        <w:tc>
          <w:tcPr>
            <w:tcW w:w="2489" w:type="dxa"/>
          </w:tcPr>
          <w:p w14:paraId="24B5E1F9" w14:textId="77777777" w:rsidR="000F2D61" w:rsidRPr="00992423" w:rsidRDefault="000F2D61" w:rsidP="00E60B11">
            <w:pPr>
              <w:rPr>
                <w:rFonts w:ascii="微軟正黑體" w:hAnsi="微軟正黑體"/>
              </w:rPr>
            </w:pPr>
          </w:p>
        </w:tc>
      </w:tr>
      <w:tr w:rsidR="000F2D61" w14:paraId="63EFE315" w14:textId="77777777" w:rsidTr="00C41265">
        <w:tc>
          <w:tcPr>
            <w:tcW w:w="2765" w:type="dxa"/>
          </w:tcPr>
          <w:p w14:paraId="1CF3BFAE" w14:textId="7FB56FB5" w:rsidR="000F2D61" w:rsidRDefault="000F2D61" w:rsidP="00E60B11">
            <w:pPr>
              <w:rPr>
                <w:rFonts w:ascii="微軟正黑體" w:hAnsi="微軟正黑體" w:hint="eastAsia"/>
              </w:rPr>
            </w:pPr>
            <w:r>
              <w:rPr>
                <w:rFonts w:ascii="微軟正黑體" w:hAnsi="微軟正黑體" w:hint="eastAsia"/>
              </w:rPr>
              <w:t>1104</w:t>
            </w:r>
          </w:p>
        </w:tc>
        <w:tc>
          <w:tcPr>
            <w:tcW w:w="3042" w:type="dxa"/>
          </w:tcPr>
          <w:p w14:paraId="4E0D33F4" w14:textId="66B0582F" w:rsidR="000F2D61" w:rsidRDefault="000F2D61" w:rsidP="00E60B11">
            <w:pPr>
              <w:rPr>
                <w:rFonts w:ascii="微軟正黑體" w:hAnsi="微軟正黑體" w:hint="eastAsia"/>
              </w:rPr>
            </w:pPr>
            <w:r>
              <w:t>曾有婉拒紀錄</w:t>
            </w:r>
          </w:p>
        </w:tc>
        <w:tc>
          <w:tcPr>
            <w:tcW w:w="2489" w:type="dxa"/>
          </w:tcPr>
          <w:p w14:paraId="6B8EE4E4" w14:textId="77777777" w:rsidR="000F2D61" w:rsidRPr="00992423" w:rsidRDefault="000F2D61" w:rsidP="00E60B11">
            <w:pPr>
              <w:rPr>
                <w:rFonts w:ascii="微軟正黑體" w:hAnsi="微軟正黑體"/>
              </w:rPr>
            </w:pPr>
          </w:p>
        </w:tc>
      </w:tr>
      <w:tr w:rsidR="000F2D61" w14:paraId="771F1C8E" w14:textId="77777777" w:rsidTr="00C41265">
        <w:tc>
          <w:tcPr>
            <w:tcW w:w="2765" w:type="dxa"/>
          </w:tcPr>
          <w:p w14:paraId="581FD04D" w14:textId="20B6B20A" w:rsidR="000F2D61" w:rsidRDefault="000F2D61" w:rsidP="00E60B11">
            <w:pPr>
              <w:rPr>
                <w:rFonts w:ascii="微軟正黑體" w:hAnsi="微軟正黑體" w:hint="eastAsia"/>
              </w:rPr>
            </w:pPr>
            <w:r>
              <w:rPr>
                <w:rFonts w:ascii="微軟正黑體" w:hAnsi="微軟正黑體" w:hint="eastAsia"/>
              </w:rPr>
              <w:t>1105</w:t>
            </w:r>
          </w:p>
        </w:tc>
        <w:tc>
          <w:tcPr>
            <w:tcW w:w="3042" w:type="dxa"/>
          </w:tcPr>
          <w:p w14:paraId="57870CE9" w14:textId="5DCAB655" w:rsidR="000F2D61" w:rsidRDefault="000F2D61" w:rsidP="00E60B11">
            <w:pPr>
              <w:rPr>
                <w:rFonts w:ascii="微軟正黑體" w:hAnsi="微軟正黑體" w:hint="eastAsia"/>
              </w:rPr>
            </w:pPr>
            <w:r w:rsidRPr="000F2D61">
              <w:rPr>
                <w:rFonts w:ascii="微軟正黑體" w:hAnsi="微軟正黑體"/>
              </w:rPr>
              <w:t>Email/</w:t>
            </w:r>
            <w:r w:rsidRPr="000F2D61">
              <w:rPr>
                <w:rFonts w:ascii="微軟正黑體" w:hAnsi="微軟正黑體" w:hint="eastAsia"/>
              </w:rPr>
              <w:t>⼿機號碼與先前填寫不同</w:t>
            </w:r>
          </w:p>
        </w:tc>
        <w:tc>
          <w:tcPr>
            <w:tcW w:w="2489" w:type="dxa"/>
          </w:tcPr>
          <w:p w14:paraId="730738E8" w14:textId="77777777" w:rsidR="000F2D61" w:rsidRPr="00992423" w:rsidRDefault="000F2D61" w:rsidP="00E60B11">
            <w:pPr>
              <w:rPr>
                <w:rFonts w:ascii="微軟正黑體" w:hAnsi="微軟正黑體"/>
              </w:rPr>
            </w:pPr>
          </w:p>
        </w:tc>
      </w:tr>
    </w:tbl>
    <w:p w14:paraId="30BB8191" w14:textId="77777777" w:rsidR="00575494" w:rsidRPr="00575494" w:rsidRDefault="00575494" w:rsidP="00575494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0F4646BB" w14:textId="40DE71AB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驗證OTP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0D2F9D9D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0232BB30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6F43C16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155F89A1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68129A2C" w14:textId="77777777" w:rsidTr="00C41265">
        <w:tc>
          <w:tcPr>
            <w:tcW w:w="2765" w:type="dxa"/>
          </w:tcPr>
          <w:p w14:paraId="76BE4562" w14:textId="5A5426B8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1200</w:t>
            </w:r>
          </w:p>
        </w:tc>
        <w:tc>
          <w:tcPr>
            <w:tcW w:w="3042" w:type="dxa"/>
          </w:tcPr>
          <w:p w14:paraId="7C78A706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OTP驗證錯誤1~2</w:t>
            </w:r>
          </w:p>
        </w:tc>
        <w:tc>
          <w:tcPr>
            <w:tcW w:w="2489" w:type="dxa"/>
          </w:tcPr>
          <w:p w14:paraId="3BAC9D12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2E702182" w14:textId="77777777" w:rsidTr="00C41265">
        <w:tc>
          <w:tcPr>
            <w:tcW w:w="2765" w:type="dxa"/>
          </w:tcPr>
          <w:p w14:paraId="2CB173A3" w14:textId="53A48427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1201</w:t>
            </w:r>
          </w:p>
        </w:tc>
        <w:tc>
          <w:tcPr>
            <w:tcW w:w="3042" w:type="dxa"/>
          </w:tcPr>
          <w:p w14:paraId="2EADEC0A" w14:textId="77777777" w:rsidR="008C576E" w:rsidRPr="00B1302D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OTP驗證錯誤當日上限3</w:t>
            </w:r>
          </w:p>
        </w:tc>
        <w:tc>
          <w:tcPr>
            <w:tcW w:w="2489" w:type="dxa"/>
          </w:tcPr>
          <w:p w14:paraId="6144FB78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54B7017D" w14:textId="77777777" w:rsidTr="00C41265">
        <w:tc>
          <w:tcPr>
            <w:tcW w:w="2765" w:type="dxa"/>
          </w:tcPr>
          <w:p w14:paraId="1EC235D2" w14:textId="0EC07B9B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1202</w:t>
            </w:r>
          </w:p>
        </w:tc>
        <w:tc>
          <w:tcPr>
            <w:tcW w:w="3042" w:type="dxa"/>
          </w:tcPr>
          <w:p w14:paraId="1B97789B" w14:textId="77777777" w:rsidR="008C576E" w:rsidRPr="00B1302D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OTP驗證錯誤當月上限5</w:t>
            </w:r>
          </w:p>
        </w:tc>
        <w:tc>
          <w:tcPr>
            <w:tcW w:w="2489" w:type="dxa"/>
          </w:tcPr>
          <w:p w14:paraId="1CFA9872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0E9E7FCB" w14:textId="77777777" w:rsidTr="00C41265">
        <w:tc>
          <w:tcPr>
            <w:tcW w:w="2765" w:type="dxa"/>
          </w:tcPr>
          <w:p w14:paraId="0BC0FB78" w14:textId="597E6B5C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1203</w:t>
            </w:r>
          </w:p>
        </w:tc>
        <w:tc>
          <w:tcPr>
            <w:tcW w:w="3042" w:type="dxa"/>
          </w:tcPr>
          <w:p w14:paraId="057BE305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既有本行會員</w:t>
            </w:r>
          </w:p>
        </w:tc>
        <w:tc>
          <w:tcPr>
            <w:tcW w:w="2489" w:type="dxa"/>
          </w:tcPr>
          <w:p w14:paraId="7CC0E1AC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4F5FF224" w14:textId="77777777" w:rsidTr="00C41265">
        <w:tc>
          <w:tcPr>
            <w:tcW w:w="2765" w:type="dxa"/>
          </w:tcPr>
          <w:p w14:paraId="71994F68" w14:textId="36DFD50F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1204</w:t>
            </w:r>
          </w:p>
        </w:tc>
        <w:tc>
          <w:tcPr>
            <w:tcW w:w="3042" w:type="dxa"/>
          </w:tcPr>
          <w:p w14:paraId="21883F9F" w14:textId="77777777" w:rsidR="008C576E" w:rsidRPr="00B1302D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同一手機/email不可重複申請開戶</w:t>
            </w:r>
          </w:p>
        </w:tc>
        <w:tc>
          <w:tcPr>
            <w:tcW w:w="2489" w:type="dxa"/>
          </w:tcPr>
          <w:p w14:paraId="02FD6D8A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1D84FB8A" w14:textId="77777777" w:rsidR="00575494" w:rsidRPr="00575494" w:rsidRDefault="00575494" w:rsidP="00575494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1696E005" w14:textId="68083277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上傳證件照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59924897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7ACBEA6C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7BED1C4E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5263CBE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27834AE7" w14:textId="77777777" w:rsidTr="00C41265">
        <w:tc>
          <w:tcPr>
            <w:tcW w:w="2765" w:type="dxa"/>
          </w:tcPr>
          <w:p w14:paraId="5BF7A35E" w14:textId="57E579B0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1300</w:t>
            </w:r>
          </w:p>
        </w:tc>
        <w:tc>
          <w:tcPr>
            <w:tcW w:w="3042" w:type="dxa"/>
          </w:tcPr>
          <w:p w14:paraId="4643372C" w14:textId="105D3A2D" w:rsidR="008C576E" w:rsidRDefault="00205302" w:rsidP="00E60B11">
            <w:pPr>
              <w:rPr>
                <w:rFonts w:ascii="微軟正黑體" w:hAnsi="微軟正黑體"/>
              </w:rPr>
            </w:pPr>
            <w:r w:rsidRPr="00205302">
              <w:rPr>
                <w:rFonts w:ascii="微軟正黑體" w:hAnsi="微軟正黑體" w:hint="eastAsia"/>
              </w:rPr>
              <w:t>證件</w:t>
            </w:r>
            <w:r w:rsidR="00575494">
              <w:rPr>
                <w:rFonts w:ascii="微軟正黑體" w:hAnsi="微軟正黑體" w:hint="eastAsia"/>
              </w:rPr>
              <w:t>照</w:t>
            </w:r>
            <w:r w:rsidR="008C576E">
              <w:rPr>
                <w:rFonts w:ascii="微軟正黑體" w:hAnsi="微軟正黑體" w:hint="eastAsia"/>
              </w:rPr>
              <w:t>片上傳失敗</w:t>
            </w:r>
          </w:p>
        </w:tc>
        <w:tc>
          <w:tcPr>
            <w:tcW w:w="2489" w:type="dxa"/>
          </w:tcPr>
          <w:p w14:paraId="1BA86DA6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26F305C9" w14:textId="53C30B26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上傳臉部照片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29F7DD1F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7E56955D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5AAD148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3CF8A5A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3D940E07" w14:textId="77777777" w:rsidTr="00C41265">
        <w:tc>
          <w:tcPr>
            <w:tcW w:w="2765" w:type="dxa"/>
          </w:tcPr>
          <w:p w14:paraId="24EAC5DB" w14:textId="134EAA13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1400</w:t>
            </w:r>
          </w:p>
        </w:tc>
        <w:tc>
          <w:tcPr>
            <w:tcW w:w="3042" w:type="dxa"/>
          </w:tcPr>
          <w:p w14:paraId="5DB522FF" w14:textId="460553A0" w:rsidR="008C576E" w:rsidRDefault="00205302" w:rsidP="00E60B11">
            <w:pPr>
              <w:rPr>
                <w:rFonts w:ascii="微軟正黑體" w:hAnsi="微軟正黑體"/>
              </w:rPr>
            </w:pPr>
            <w:r w:rsidRPr="00205302">
              <w:rPr>
                <w:rFonts w:ascii="微軟正黑體" w:hAnsi="微軟正黑體" w:hint="eastAsia"/>
              </w:rPr>
              <w:t>臉部</w:t>
            </w:r>
            <w:r w:rsidR="00575494">
              <w:rPr>
                <w:rFonts w:ascii="微軟正黑體" w:hAnsi="微軟正黑體" w:hint="eastAsia"/>
              </w:rPr>
              <w:t>照</w:t>
            </w:r>
            <w:r w:rsidR="008C576E">
              <w:rPr>
                <w:rFonts w:ascii="微軟正黑體" w:hAnsi="微軟正黑體" w:hint="eastAsia"/>
              </w:rPr>
              <w:t>片上傳失敗</w:t>
            </w:r>
          </w:p>
        </w:tc>
        <w:tc>
          <w:tcPr>
            <w:tcW w:w="2489" w:type="dxa"/>
          </w:tcPr>
          <w:p w14:paraId="090C7292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5CE9024D" w14:textId="77777777" w:rsidR="008C576E" w:rsidRPr="008C576E" w:rsidRDefault="008C576E" w:rsidP="008C576E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4BC5E470" w14:textId="027E599B" w:rsidR="008C576E" w:rsidRPr="00AE5320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AE5320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儲存OCR辨識資料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5656FF92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0D06AB04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53DB6E1A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241BB76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4FF1B6F7" w14:textId="77777777" w:rsidTr="00C41265">
        <w:tc>
          <w:tcPr>
            <w:tcW w:w="2765" w:type="dxa"/>
          </w:tcPr>
          <w:p w14:paraId="62975D21" w14:textId="3233D541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1500</w:t>
            </w:r>
          </w:p>
        </w:tc>
        <w:tc>
          <w:tcPr>
            <w:tcW w:w="3042" w:type="dxa"/>
          </w:tcPr>
          <w:p w14:paraId="63DC93B4" w14:textId="63BEDCE4" w:rsidR="008C576E" w:rsidRDefault="00FD4839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資料</w:t>
            </w:r>
            <w:r w:rsidR="008C576E">
              <w:rPr>
                <w:rFonts w:ascii="微軟正黑體" w:hAnsi="微軟正黑體" w:hint="eastAsia"/>
              </w:rPr>
              <w:t>上傳失敗</w:t>
            </w:r>
          </w:p>
        </w:tc>
        <w:tc>
          <w:tcPr>
            <w:tcW w:w="2489" w:type="dxa"/>
          </w:tcPr>
          <w:p w14:paraId="201B3CA1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10030254" w14:textId="77777777" w:rsidR="00575494" w:rsidRPr="00575494" w:rsidRDefault="00575494" w:rsidP="00575494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64BD2A30" w14:textId="45CE2234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上傳基本資料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076059A7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5CAE02D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1AAF1473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49B0314E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77EA589C" w14:textId="77777777" w:rsidTr="00C41265">
        <w:tc>
          <w:tcPr>
            <w:tcW w:w="2765" w:type="dxa"/>
          </w:tcPr>
          <w:p w14:paraId="165C06C1" w14:textId="78971672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1600</w:t>
            </w:r>
          </w:p>
        </w:tc>
        <w:tc>
          <w:tcPr>
            <w:tcW w:w="3042" w:type="dxa"/>
          </w:tcPr>
          <w:p w14:paraId="637BDE99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Full Name(姓名)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22176E2C" w14:textId="77D1CA41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CustomerName</w:t>
            </w:r>
            <w:proofErr w:type="spellEnd"/>
          </w:p>
        </w:tc>
      </w:tr>
      <w:tr w:rsidR="008C576E" w14:paraId="2F1778D1" w14:textId="77777777" w:rsidTr="00C41265">
        <w:tc>
          <w:tcPr>
            <w:tcW w:w="2765" w:type="dxa"/>
          </w:tcPr>
          <w:p w14:paraId="74565593" w14:textId="693AC1EB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1601</w:t>
            </w:r>
          </w:p>
        </w:tc>
        <w:tc>
          <w:tcPr>
            <w:tcW w:w="3042" w:type="dxa"/>
          </w:tcPr>
          <w:p w14:paraId="2F1DE0D0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ID No.(⾝分證字號)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28466182" w14:textId="428FB044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CustomerID</w:t>
            </w:r>
            <w:proofErr w:type="spellEnd"/>
          </w:p>
        </w:tc>
      </w:tr>
      <w:tr w:rsidR="008C576E" w14:paraId="373BE23A" w14:textId="77777777" w:rsidTr="00C41265">
        <w:tc>
          <w:tcPr>
            <w:tcW w:w="2765" w:type="dxa"/>
          </w:tcPr>
          <w:p w14:paraId="3282B36E" w14:textId="1C2D28BC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1602</w:t>
            </w:r>
          </w:p>
        </w:tc>
        <w:tc>
          <w:tcPr>
            <w:tcW w:w="3042" w:type="dxa"/>
          </w:tcPr>
          <w:p w14:paraId="5B2A6411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Issue date(核發⽇期)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044DC99B" w14:textId="77AE0E3A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Issuedate</w:t>
            </w:r>
            <w:proofErr w:type="spellEnd"/>
          </w:p>
        </w:tc>
      </w:tr>
      <w:tr w:rsidR="008C576E" w14:paraId="33BA7740" w14:textId="77777777" w:rsidTr="00C41265">
        <w:tc>
          <w:tcPr>
            <w:tcW w:w="2765" w:type="dxa"/>
          </w:tcPr>
          <w:p w14:paraId="0F629747" w14:textId="1A8B4827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lastRenderedPageBreak/>
              <w:t>1603</w:t>
            </w:r>
          </w:p>
        </w:tc>
        <w:tc>
          <w:tcPr>
            <w:tcW w:w="3042" w:type="dxa"/>
          </w:tcPr>
          <w:p w14:paraId="545227DA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Issue place(核發單位)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6ECFC4B6" w14:textId="792DA58E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FD4839">
              <w:rPr>
                <w:rFonts w:ascii="微軟正黑體" w:hAnsi="微軟正黑體"/>
              </w:rPr>
              <w:t>Issueplace</w:t>
            </w:r>
            <w:proofErr w:type="spellEnd"/>
          </w:p>
        </w:tc>
      </w:tr>
      <w:tr w:rsidR="008C576E" w14:paraId="7CDF4BEB" w14:textId="77777777" w:rsidTr="00C41265">
        <w:tc>
          <w:tcPr>
            <w:tcW w:w="2765" w:type="dxa"/>
          </w:tcPr>
          <w:p w14:paraId="137D92EB" w14:textId="174FA166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1604</w:t>
            </w:r>
          </w:p>
        </w:tc>
        <w:tc>
          <w:tcPr>
            <w:tcW w:w="3042" w:type="dxa"/>
          </w:tcPr>
          <w:p w14:paraId="5379EB7B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Expiry date (for CITIZEN ID)(到期⽇)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074BAAAC" w14:textId="08725BF2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FD4839">
              <w:rPr>
                <w:rFonts w:ascii="微軟正黑體" w:hAnsi="微軟正黑體"/>
              </w:rPr>
              <w:t>Expirydate</w:t>
            </w:r>
            <w:proofErr w:type="spellEnd"/>
          </w:p>
        </w:tc>
      </w:tr>
      <w:tr w:rsidR="008C576E" w14:paraId="5F8DD82B" w14:textId="77777777" w:rsidTr="00C41265">
        <w:tc>
          <w:tcPr>
            <w:tcW w:w="2765" w:type="dxa"/>
          </w:tcPr>
          <w:p w14:paraId="1D70627F" w14:textId="79474675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1605</w:t>
            </w:r>
          </w:p>
        </w:tc>
        <w:tc>
          <w:tcPr>
            <w:tcW w:w="3042" w:type="dxa"/>
          </w:tcPr>
          <w:p w14:paraId="7B7F59CE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Date of Birth(出⽣⽇期)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5FA53277" w14:textId="243E7B0A" w:rsidR="008C576E" w:rsidRDefault="00FD4839" w:rsidP="00E60B11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DateOfBirth</w:t>
            </w:r>
            <w:proofErr w:type="spellEnd"/>
          </w:p>
        </w:tc>
      </w:tr>
      <w:tr w:rsidR="00FD4839" w14:paraId="412EABF7" w14:textId="77777777" w:rsidTr="00C41265">
        <w:tc>
          <w:tcPr>
            <w:tcW w:w="2765" w:type="dxa"/>
          </w:tcPr>
          <w:p w14:paraId="5FAADAC3" w14:textId="2BA21058" w:rsidR="00FD4839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1606</w:t>
            </w:r>
          </w:p>
        </w:tc>
        <w:tc>
          <w:tcPr>
            <w:tcW w:w="3042" w:type="dxa"/>
          </w:tcPr>
          <w:p w14:paraId="38974F52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Tax code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1FCAC685" w14:textId="743B2D48" w:rsidR="00FD4839" w:rsidRDefault="00FD4839" w:rsidP="00FD483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TaxCode</w:t>
            </w:r>
            <w:proofErr w:type="spellEnd"/>
          </w:p>
        </w:tc>
      </w:tr>
      <w:tr w:rsidR="00FD4839" w14:paraId="364EB32C" w14:textId="77777777" w:rsidTr="00C41265">
        <w:tc>
          <w:tcPr>
            <w:tcW w:w="2765" w:type="dxa"/>
          </w:tcPr>
          <w:p w14:paraId="3687FFCB" w14:textId="32A02F50" w:rsidR="00FD4839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1607</w:t>
            </w:r>
          </w:p>
        </w:tc>
        <w:tc>
          <w:tcPr>
            <w:tcW w:w="3042" w:type="dxa"/>
          </w:tcPr>
          <w:p w14:paraId="1A6CD927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Registered Address(⼾籍地址)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5CD36ECE" w14:textId="11F720AA" w:rsidR="00FD4839" w:rsidRDefault="00FD4839" w:rsidP="00FD483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RegisteredAddress</w:t>
            </w:r>
            <w:proofErr w:type="spellEnd"/>
          </w:p>
        </w:tc>
      </w:tr>
      <w:tr w:rsidR="00FD4839" w14:paraId="10AAFF14" w14:textId="77777777" w:rsidTr="00C41265">
        <w:tc>
          <w:tcPr>
            <w:tcW w:w="2765" w:type="dxa"/>
          </w:tcPr>
          <w:p w14:paraId="043C6CC4" w14:textId="51A672C5" w:rsidR="00FD4839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1608</w:t>
            </w:r>
          </w:p>
        </w:tc>
        <w:tc>
          <w:tcPr>
            <w:tcW w:w="3042" w:type="dxa"/>
          </w:tcPr>
          <w:p w14:paraId="1D253D26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PROVINCE/CITY(省/城市)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38A79925" w14:textId="35B49B2E" w:rsidR="00FD4839" w:rsidRDefault="00FD4839" w:rsidP="00FD483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ProvinceOrCity</w:t>
            </w:r>
            <w:proofErr w:type="spellEnd"/>
          </w:p>
        </w:tc>
      </w:tr>
      <w:tr w:rsidR="00FD4839" w14:paraId="5BD37318" w14:textId="77777777" w:rsidTr="00C41265">
        <w:tc>
          <w:tcPr>
            <w:tcW w:w="2765" w:type="dxa"/>
          </w:tcPr>
          <w:p w14:paraId="0B08658E" w14:textId="33A6CE6D" w:rsidR="00FD4839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1609</w:t>
            </w:r>
          </w:p>
        </w:tc>
        <w:tc>
          <w:tcPr>
            <w:tcW w:w="3042" w:type="dxa"/>
          </w:tcPr>
          <w:p w14:paraId="5C2CB068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Mailing Address(通訊地址)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39786BFC" w14:textId="6D1BB38B" w:rsidR="00FD4839" w:rsidRDefault="00FD4839" w:rsidP="00FD4839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MailingAddress</w:t>
            </w:r>
            <w:proofErr w:type="spellEnd"/>
          </w:p>
        </w:tc>
      </w:tr>
      <w:tr w:rsidR="00C41265" w14:paraId="19F0499C" w14:textId="77777777" w:rsidTr="00C41265">
        <w:tc>
          <w:tcPr>
            <w:tcW w:w="2765" w:type="dxa"/>
          </w:tcPr>
          <w:p w14:paraId="3FC7EC54" w14:textId="72605CF9" w:rsidR="00C41265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1610</w:t>
            </w:r>
          </w:p>
        </w:tc>
        <w:tc>
          <w:tcPr>
            <w:tcW w:w="3042" w:type="dxa"/>
          </w:tcPr>
          <w:p w14:paraId="73C23B56" w14:textId="7FCE9A45" w:rsidR="00C41265" w:rsidRPr="00FD4839" w:rsidRDefault="00C41265" w:rsidP="00FD4839">
            <w:pPr>
              <w:rPr>
                <w:rFonts w:ascii="微軟正黑體" w:hAnsi="微軟正黑體"/>
              </w:rPr>
            </w:pPr>
            <w:r w:rsidRPr="00C41265">
              <w:rPr>
                <w:rFonts w:ascii="微軟正黑體" w:hAnsi="微軟正黑體" w:hint="eastAsia"/>
              </w:rPr>
              <w:t>僅限18歲以上越南人申請</w:t>
            </w:r>
          </w:p>
        </w:tc>
        <w:tc>
          <w:tcPr>
            <w:tcW w:w="2489" w:type="dxa"/>
          </w:tcPr>
          <w:p w14:paraId="7D6B56DD" w14:textId="77777777" w:rsidR="00C41265" w:rsidRPr="00B61F54" w:rsidRDefault="00C41265" w:rsidP="00FD4839">
            <w:pPr>
              <w:rPr>
                <w:rFonts w:ascii="微軟正黑體" w:hAnsi="微軟正黑體"/>
              </w:rPr>
            </w:pPr>
          </w:p>
        </w:tc>
      </w:tr>
    </w:tbl>
    <w:p w14:paraId="4501227B" w14:textId="77777777" w:rsidR="008C576E" w:rsidRPr="008C576E" w:rsidRDefault="008C576E" w:rsidP="008C576E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16BF63C3" w14:textId="77777777" w:rsidR="008C576E" w:rsidRP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上傳使用者代碼/密碼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725F1513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5F4990C9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2444660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F0A1F49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C41265" w14:paraId="5763EC42" w14:textId="77777777" w:rsidTr="00C41265">
        <w:tc>
          <w:tcPr>
            <w:tcW w:w="2765" w:type="dxa"/>
          </w:tcPr>
          <w:p w14:paraId="44B866EC" w14:textId="566F9FAA" w:rsidR="00C41265" w:rsidRDefault="00205302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1700</w:t>
            </w:r>
          </w:p>
        </w:tc>
        <w:tc>
          <w:tcPr>
            <w:tcW w:w="3042" w:type="dxa"/>
          </w:tcPr>
          <w:p w14:paraId="715150A9" w14:textId="77777777" w:rsidR="00C41265" w:rsidRPr="00D11E2C" w:rsidRDefault="00C41265" w:rsidP="00C41265">
            <w:pPr>
              <w:rPr>
                <w:rFonts w:ascii="微軟正黑體" w:hAnsi="微軟正黑體" w:cs="新細明體"/>
                <w:color w:val="000000" w:themeColor="text1"/>
              </w:rPr>
            </w:pPr>
            <w:r w:rsidRPr="0015008C">
              <w:rPr>
                <w:rFonts w:ascii="微軟正黑體" w:hAnsi="微軟正黑體" w:cs="新細明體" w:hint="eastAsia"/>
                <w:color w:val="000000" w:themeColor="text1"/>
              </w:rPr>
              <w:t>User Code 格式不符</w:t>
            </w:r>
          </w:p>
        </w:tc>
        <w:tc>
          <w:tcPr>
            <w:tcW w:w="2489" w:type="dxa"/>
          </w:tcPr>
          <w:p w14:paraId="579056EF" w14:textId="44A96A0A" w:rsidR="00C41265" w:rsidRDefault="00C41265" w:rsidP="00C41265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WebBankUserCode</w:t>
            </w:r>
            <w:proofErr w:type="spellEnd"/>
          </w:p>
        </w:tc>
      </w:tr>
      <w:tr w:rsidR="00C41265" w14:paraId="43EA0933" w14:textId="77777777" w:rsidTr="00C41265">
        <w:tc>
          <w:tcPr>
            <w:tcW w:w="2765" w:type="dxa"/>
          </w:tcPr>
          <w:p w14:paraId="2F6B8D39" w14:textId="4797FB1C" w:rsidR="00C41265" w:rsidRDefault="00205302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1701</w:t>
            </w:r>
          </w:p>
        </w:tc>
        <w:tc>
          <w:tcPr>
            <w:tcW w:w="3042" w:type="dxa"/>
          </w:tcPr>
          <w:p w14:paraId="4C15971A" w14:textId="77777777" w:rsidR="00C41265" w:rsidRPr="00D11E2C" w:rsidRDefault="00C41265" w:rsidP="00C41265">
            <w:pPr>
              <w:rPr>
                <w:rFonts w:ascii="微軟正黑體" w:hAnsi="微軟正黑體" w:cs="新細明體"/>
                <w:color w:val="000000" w:themeColor="text1"/>
              </w:rPr>
            </w:pPr>
            <w:r w:rsidRPr="0015008C">
              <w:rPr>
                <w:rFonts w:ascii="微軟正黑體" w:hAnsi="微軟正黑體" w:cs="新細明體" w:hint="eastAsia"/>
                <w:color w:val="000000" w:themeColor="text1"/>
              </w:rPr>
              <w:t>Online Password 格式不符</w:t>
            </w:r>
          </w:p>
        </w:tc>
        <w:tc>
          <w:tcPr>
            <w:tcW w:w="2489" w:type="dxa"/>
          </w:tcPr>
          <w:p w14:paraId="7352A0A7" w14:textId="0B49051F" w:rsidR="00C41265" w:rsidRDefault="00C41265" w:rsidP="00C41265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WebBankPassword</w:t>
            </w:r>
            <w:proofErr w:type="spellEnd"/>
          </w:p>
        </w:tc>
      </w:tr>
      <w:tr w:rsidR="00C41265" w14:paraId="3E00EDD6" w14:textId="77777777" w:rsidTr="00C41265">
        <w:tc>
          <w:tcPr>
            <w:tcW w:w="2765" w:type="dxa"/>
          </w:tcPr>
          <w:p w14:paraId="046FBDFA" w14:textId="7A70A96A" w:rsidR="00C41265" w:rsidRDefault="00205302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lastRenderedPageBreak/>
              <w:t>1702</w:t>
            </w:r>
          </w:p>
        </w:tc>
        <w:tc>
          <w:tcPr>
            <w:tcW w:w="3042" w:type="dxa"/>
          </w:tcPr>
          <w:p w14:paraId="4DD7C822" w14:textId="77777777" w:rsidR="00C41265" w:rsidRPr="00D11E2C" w:rsidRDefault="00C41265" w:rsidP="00C41265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Confirm User Code 錯誤</w:t>
            </w:r>
          </w:p>
        </w:tc>
        <w:tc>
          <w:tcPr>
            <w:tcW w:w="2489" w:type="dxa"/>
          </w:tcPr>
          <w:p w14:paraId="6A258F8C" w14:textId="11C00A18" w:rsidR="00C41265" w:rsidRDefault="00C41265" w:rsidP="00C41265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onfirmUserCode</w:t>
            </w:r>
            <w:proofErr w:type="spellEnd"/>
          </w:p>
        </w:tc>
      </w:tr>
      <w:tr w:rsidR="00C41265" w14:paraId="54FC93A7" w14:textId="77777777" w:rsidTr="00C41265">
        <w:trPr>
          <w:trHeight w:val="898"/>
        </w:trPr>
        <w:tc>
          <w:tcPr>
            <w:tcW w:w="2765" w:type="dxa"/>
          </w:tcPr>
          <w:p w14:paraId="44B10DDF" w14:textId="1F2E65A1" w:rsidR="00C41265" w:rsidRDefault="00205302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1703</w:t>
            </w:r>
          </w:p>
        </w:tc>
        <w:tc>
          <w:tcPr>
            <w:tcW w:w="3042" w:type="dxa"/>
          </w:tcPr>
          <w:p w14:paraId="576E09C3" w14:textId="77777777" w:rsidR="00C41265" w:rsidRPr="00D11E2C" w:rsidRDefault="00C41265" w:rsidP="00C41265">
            <w:r>
              <w:rPr>
                <w:rFonts w:ascii="微軟正黑體" w:hAnsi="微軟正黑體" w:cs="新細明體" w:hint="eastAsia"/>
                <w:kern w:val="0"/>
              </w:rPr>
              <w:t>Confirm Online Password 錯誤</w:t>
            </w:r>
          </w:p>
        </w:tc>
        <w:tc>
          <w:tcPr>
            <w:tcW w:w="2489" w:type="dxa"/>
          </w:tcPr>
          <w:p w14:paraId="3379714E" w14:textId="65A0BBDF" w:rsidR="00C41265" w:rsidRDefault="00C41265" w:rsidP="00C41265">
            <w:pPr>
              <w:rPr>
                <w:rFonts w:ascii="微軟正黑體" w:hAnsi="微軟正黑體"/>
              </w:rPr>
            </w:pPr>
            <w:proofErr w:type="spellStart"/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onfirmPassword</w:t>
            </w:r>
            <w:proofErr w:type="spellEnd"/>
          </w:p>
        </w:tc>
      </w:tr>
    </w:tbl>
    <w:p w14:paraId="1D54114A" w14:textId="77777777" w:rsidR="008C576E" w:rsidRPr="00B61F54" w:rsidRDefault="008C576E" w:rsidP="008C576E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B61F54">
        <w:rPr>
          <w:rFonts w:ascii="微軟正黑體" w:hAnsi="微軟正黑體"/>
        </w:rPr>
        <w:br w:type="page"/>
      </w:r>
    </w:p>
    <w:p w14:paraId="3067F645" w14:textId="3B0A6CA9" w:rsidR="0044665B" w:rsidRPr="00B61F54" w:rsidRDefault="005A65FD" w:rsidP="0089038B">
      <w:pPr>
        <w:pStyle w:val="1"/>
        <w:rPr>
          <w:rFonts w:ascii="微軟正黑體" w:hAnsi="微軟正黑體"/>
        </w:rPr>
      </w:pPr>
      <w:bookmarkStart w:id="71" w:name="_Toc105516396"/>
      <w:proofErr w:type="spellStart"/>
      <w:r w:rsidRPr="005A65FD">
        <w:rPr>
          <w:rFonts w:ascii="微軟正黑體" w:hAnsi="微軟正黑體"/>
        </w:rPr>
        <w:lastRenderedPageBreak/>
        <w:t>appsetting</w:t>
      </w:r>
      <w:proofErr w:type="spellEnd"/>
      <w:r w:rsidR="0044665B" w:rsidRPr="00B61F54">
        <w:rPr>
          <w:rFonts w:ascii="微軟正黑體" w:hAnsi="微軟正黑體" w:hint="eastAsia"/>
        </w:rPr>
        <w:t>參數設定</w:t>
      </w:r>
      <w:bookmarkEnd w:id="71"/>
    </w:p>
    <w:p w14:paraId="643F6BA9" w14:textId="0F96A36F" w:rsidR="00AA3CFF" w:rsidRPr="00B61F54" w:rsidRDefault="00AA3CFF" w:rsidP="00C90D96">
      <w:pPr>
        <w:pStyle w:val="aa"/>
        <w:numPr>
          <w:ilvl w:val="0"/>
          <w:numId w:val="26"/>
        </w:numPr>
        <w:ind w:leftChars="0"/>
        <w:rPr>
          <w:rFonts w:ascii="微軟正黑體" w:hAnsi="微軟正黑體"/>
          <w:sz w:val="32"/>
          <w:szCs w:val="32"/>
        </w:rPr>
      </w:pPr>
      <w:r w:rsidRPr="00B61F54">
        <w:rPr>
          <w:rFonts w:ascii="微軟正黑體" w:hAnsi="微軟正黑體" w:hint="eastAsia"/>
          <w:sz w:val="32"/>
          <w:szCs w:val="32"/>
        </w:rPr>
        <w:t>同意條款</w:t>
      </w:r>
      <w:r w:rsidR="00100930" w:rsidRPr="00B61F54">
        <w:rPr>
          <w:rFonts w:ascii="微軟正黑體" w:hAnsi="微軟正黑體" w:hint="eastAsia"/>
          <w:sz w:val="32"/>
          <w:szCs w:val="32"/>
        </w:rPr>
        <w:t>參數</w:t>
      </w:r>
    </w:p>
    <w:p w14:paraId="701228B4" w14:textId="4CFBBBDE" w:rsidR="00AA3CFF" w:rsidRPr="00B61F54" w:rsidRDefault="0035721C" w:rsidP="00AA3CFF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cs="新細明體" w:hint="eastAsia"/>
          <w:color w:val="000000" w:themeColor="text1"/>
        </w:rPr>
        <w:t>開戶同意條款，共計5個</w:t>
      </w:r>
      <w:r w:rsidR="00603D99" w:rsidRPr="00B61F54">
        <w:rPr>
          <w:rFonts w:ascii="微軟正黑體" w:hAnsi="微軟正黑體" w:cs="新細明體" w:hint="eastAsia"/>
          <w:color w:val="000000" w:themeColor="text1"/>
        </w:rPr>
        <w:t>，參數名稱</w:t>
      </w:r>
      <w:r w:rsidR="000377E4" w:rsidRPr="00B61F54">
        <w:rPr>
          <w:rFonts w:ascii="微軟正黑體" w:hAnsi="微軟正黑體" w:cs="新細明體" w:hint="eastAsia"/>
          <w:color w:val="000000" w:themeColor="text1"/>
        </w:rPr>
        <w:t>：</w:t>
      </w:r>
      <w:r w:rsidR="00BD786F" w:rsidRPr="00B61F54">
        <w:rPr>
          <w:rFonts w:ascii="微軟正黑體" w:hAnsi="微軟正黑體" w:cs="新細明體" w:hint="eastAsia"/>
          <w:color w:val="000000" w:themeColor="text1"/>
        </w:rPr>
        <w:t>O</w:t>
      </w:r>
      <w:r w:rsidR="00BD786F" w:rsidRPr="00B61F54">
        <w:rPr>
          <w:rFonts w:ascii="微軟正黑體" w:hAnsi="微軟正黑體" w:cs="新細明體"/>
          <w:color w:val="000000" w:themeColor="text1"/>
        </w:rPr>
        <w:t>pen</w:t>
      </w:r>
      <w:r w:rsidR="00767604" w:rsidRPr="00B61F54">
        <w:rPr>
          <w:rFonts w:ascii="微軟正黑體" w:hAnsi="微軟正黑體" w:cs="新細明體"/>
          <w:color w:val="000000" w:themeColor="text1"/>
        </w:rPr>
        <w:t>Terms1~</w:t>
      </w:r>
      <w:r w:rsidR="00BD786F" w:rsidRPr="00B61F54">
        <w:rPr>
          <w:rFonts w:ascii="微軟正黑體" w:hAnsi="微軟正黑體" w:cs="新細明體" w:hint="eastAsia"/>
          <w:color w:val="000000" w:themeColor="text1"/>
        </w:rPr>
        <w:t>O</w:t>
      </w:r>
      <w:r w:rsidR="00BD786F" w:rsidRPr="00B61F54">
        <w:rPr>
          <w:rFonts w:ascii="微軟正黑體" w:hAnsi="微軟正黑體" w:cs="新細明體"/>
          <w:color w:val="000000" w:themeColor="text1"/>
        </w:rPr>
        <w:t>pen</w:t>
      </w:r>
      <w:r w:rsidR="00767604" w:rsidRPr="00B61F54">
        <w:rPr>
          <w:rFonts w:ascii="微軟正黑體" w:hAnsi="微軟正黑體" w:cs="新細明體"/>
          <w:color w:val="000000" w:themeColor="text1"/>
        </w:rPr>
        <w:t>Terms5</w:t>
      </w:r>
    </w:p>
    <w:p w14:paraId="706300BF" w14:textId="6CC4DDA6" w:rsidR="00603D99" w:rsidRPr="00B61F54" w:rsidRDefault="00BB78B7" w:rsidP="00603D99">
      <w:pPr>
        <w:widowControl/>
        <w:numPr>
          <w:ilvl w:val="1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proofErr w:type="spellStart"/>
      <w:r>
        <w:rPr>
          <w:rFonts w:ascii="微軟正黑體" w:hAnsi="微軟正黑體" w:cs="新細明體" w:hint="eastAsia"/>
          <w:color w:val="000000" w:themeColor="text1"/>
        </w:rPr>
        <w:t>Te</w:t>
      </w:r>
      <w:r>
        <w:rPr>
          <w:rFonts w:ascii="微軟正黑體" w:hAnsi="微軟正黑體" w:cs="新細明體"/>
          <w:color w:val="000000" w:themeColor="text1"/>
        </w:rPr>
        <w:t>rmID</w:t>
      </w:r>
      <w:proofErr w:type="spellEnd"/>
      <w:r>
        <w:rPr>
          <w:rFonts w:ascii="微軟正黑體" w:hAnsi="微軟正黑體" w:cs="新細明體" w:hint="eastAsia"/>
          <w:color w:val="000000" w:themeColor="text1"/>
        </w:rPr>
        <w:t>條款ID、</w:t>
      </w:r>
      <w:r w:rsidR="000F79DE">
        <w:rPr>
          <w:rFonts w:ascii="微軟正黑體" w:hAnsi="微軟正黑體" w:cs="新細明體"/>
          <w:color w:val="000000" w:themeColor="text1"/>
        </w:rPr>
        <w:t>V</w:t>
      </w:r>
      <w:r w:rsidR="00D062DF" w:rsidRPr="00B61F54">
        <w:rPr>
          <w:rFonts w:ascii="微軟正黑體" w:hAnsi="微軟正黑體" w:cs="新細明體"/>
          <w:color w:val="000000" w:themeColor="text1"/>
        </w:rPr>
        <w:t>ersion</w:t>
      </w:r>
      <w:r w:rsidR="00603D99" w:rsidRPr="00B61F54">
        <w:rPr>
          <w:rFonts w:ascii="微軟正黑體" w:hAnsi="微軟正黑體" w:cs="新細明體" w:hint="eastAsia"/>
          <w:color w:val="000000" w:themeColor="text1"/>
        </w:rPr>
        <w:t xml:space="preserve"> </w:t>
      </w:r>
      <w:proofErr w:type="gramStart"/>
      <w:r w:rsidR="00603D99" w:rsidRPr="00B61F54">
        <w:rPr>
          <w:rFonts w:ascii="微軟正黑體" w:hAnsi="微軟正黑體" w:cs="新細明體" w:hint="eastAsia"/>
          <w:color w:val="000000" w:themeColor="text1"/>
        </w:rPr>
        <w:t>版號</w:t>
      </w:r>
      <w:proofErr w:type="gramEnd"/>
      <w:r w:rsidR="00603D99" w:rsidRPr="00B61F54">
        <w:rPr>
          <w:rFonts w:ascii="微軟正黑體" w:hAnsi="微軟正黑體" w:cs="新細明體" w:hint="eastAsia"/>
          <w:color w:val="000000" w:themeColor="text1"/>
        </w:rPr>
        <w:t>、</w:t>
      </w:r>
      <w:r w:rsidR="00D062DF" w:rsidRPr="00B61F54">
        <w:rPr>
          <w:rFonts w:ascii="微軟正黑體" w:hAnsi="微軟正黑體" w:cs="新細明體" w:hint="eastAsia"/>
          <w:color w:val="000000" w:themeColor="text1"/>
        </w:rPr>
        <w:t>Li</w:t>
      </w:r>
      <w:r w:rsidR="00D062DF" w:rsidRPr="00B61F54">
        <w:rPr>
          <w:rFonts w:ascii="微軟正黑體" w:hAnsi="微軟正黑體" w:cs="新細明體"/>
          <w:color w:val="000000" w:themeColor="text1"/>
        </w:rPr>
        <w:t>nk</w:t>
      </w:r>
      <w:r w:rsidR="00D062DF" w:rsidRPr="00B61F54">
        <w:rPr>
          <w:rFonts w:ascii="微軟正黑體" w:hAnsi="微軟正黑體" w:cs="新細明體" w:hint="eastAsia"/>
          <w:color w:val="000000" w:themeColor="text1"/>
        </w:rPr>
        <w:t>檔案連結</w:t>
      </w:r>
    </w:p>
    <w:p w14:paraId="03B07A54" w14:textId="509C8E6C" w:rsidR="00AA3CFF" w:rsidRPr="00B61F54" w:rsidRDefault="007C0803" w:rsidP="00AA3CFF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hint="eastAsia"/>
          <w:color w:val="000000" w:themeColor="text1"/>
        </w:rPr>
        <w:t>申請金融卡，共計2個</w:t>
      </w:r>
      <w:r w:rsidR="00767604" w:rsidRPr="00B61F54">
        <w:rPr>
          <w:rFonts w:ascii="微軟正黑體" w:hAnsi="微軟正黑體" w:hint="eastAsia"/>
          <w:color w:val="000000" w:themeColor="text1"/>
        </w:rPr>
        <w:t>：</w:t>
      </w:r>
      <w:r w:rsidR="00BD786F" w:rsidRPr="00B61F54">
        <w:rPr>
          <w:rFonts w:ascii="微軟正黑體" w:hAnsi="微軟正黑體" w:hint="eastAsia"/>
          <w:color w:val="000000" w:themeColor="text1"/>
        </w:rPr>
        <w:t>C</w:t>
      </w:r>
      <w:r w:rsidR="00BD786F" w:rsidRPr="00B61F54">
        <w:rPr>
          <w:rFonts w:ascii="微軟正黑體" w:hAnsi="微軟正黑體"/>
          <w:color w:val="000000" w:themeColor="text1"/>
        </w:rPr>
        <w:t>ar</w:t>
      </w:r>
      <w:r w:rsidR="00231DDC">
        <w:rPr>
          <w:rFonts w:ascii="微軟正黑體" w:hAnsi="微軟正黑體" w:hint="eastAsia"/>
          <w:color w:val="000000" w:themeColor="text1"/>
        </w:rPr>
        <w:t>d</w:t>
      </w:r>
      <w:r w:rsidR="00BD786F" w:rsidRPr="00B61F54">
        <w:rPr>
          <w:rFonts w:ascii="微軟正黑體" w:hAnsi="微軟正黑體" w:cs="新細明體"/>
          <w:color w:val="000000" w:themeColor="text1"/>
        </w:rPr>
        <w:t>Terms1~Car</w:t>
      </w:r>
      <w:r w:rsidR="00231DDC">
        <w:rPr>
          <w:rFonts w:ascii="微軟正黑體" w:hAnsi="微軟正黑體" w:cs="新細明體"/>
          <w:color w:val="000000" w:themeColor="text1"/>
        </w:rPr>
        <w:t>d</w:t>
      </w:r>
      <w:r w:rsidR="00BD786F" w:rsidRPr="00B61F54">
        <w:rPr>
          <w:rFonts w:ascii="微軟正黑體" w:hAnsi="微軟正黑體" w:cs="新細明體"/>
          <w:color w:val="000000" w:themeColor="text1"/>
        </w:rPr>
        <w:t>Terms2</w:t>
      </w:r>
    </w:p>
    <w:p w14:paraId="5F5441DB" w14:textId="4F929518" w:rsidR="000E69FF" w:rsidRPr="00B61F54" w:rsidRDefault="000F79DE" w:rsidP="000E69FF">
      <w:pPr>
        <w:widowControl/>
        <w:numPr>
          <w:ilvl w:val="1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proofErr w:type="spellStart"/>
      <w:r>
        <w:rPr>
          <w:rFonts w:ascii="微軟正黑體" w:hAnsi="微軟正黑體" w:cs="新細明體" w:hint="eastAsia"/>
          <w:color w:val="000000" w:themeColor="text1"/>
        </w:rPr>
        <w:t>Te</w:t>
      </w:r>
      <w:r>
        <w:rPr>
          <w:rFonts w:ascii="微軟正黑體" w:hAnsi="微軟正黑體" w:cs="新細明體"/>
          <w:color w:val="000000" w:themeColor="text1"/>
        </w:rPr>
        <w:t>rmID</w:t>
      </w:r>
      <w:proofErr w:type="spellEnd"/>
      <w:r>
        <w:rPr>
          <w:rFonts w:ascii="微軟正黑體" w:hAnsi="微軟正黑體" w:cs="新細明體" w:hint="eastAsia"/>
          <w:color w:val="000000" w:themeColor="text1"/>
        </w:rPr>
        <w:t>條款ID、</w:t>
      </w:r>
      <w:r w:rsidR="000E69FF" w:rsidRPr="00B61F54">
        <w:rPr>
          <w:rFonts w:ascii="微軟正黑體" w:hAnsi="微軟正黑體" w:cs="新細明體"/>
          <w:color w:val="000000" w:themeColor="text1"/>
        </w:rPr>
        <w:t>version</w:t>
      </w:r>
      <w:r w:rsidR="000E69FF" w:rsidRPr="00B61F54">
        <w:rPr>
          <w:rFonts w:ascii="微軟正黑體" w:hAnsi="微軟正黑體" w:cs="新細明體" w:hint="eastAsia"/>
          <w:color w:val="000000" w:themeColor="text1"/>
        </w:rPr>
        <w:t xml:space="preserve"> </w:t>
      </w:r>
      <w:proofErr w:type="gramStart"/>
      <w:r w:rsidR="000E69FF" w:rsidRPr="00B61F54">
        <w:rPr>
          <w:rFonts w:ascii="微軟正黑體" w:hAnsi="微軟正黑體" w:cs="新細明體" w:hint="eastAsia"/>
          <w:color w:val="000000" w:themeColor="text1"/>
        </w:rPr>
        <w:t>版號</w:t>
      </w:r>
      <w:proofErr w:type="gramEnd"/>
      <w:r w:rsidR="000E69FF" w:rsidRPr="00B61F54">
        <w:rPr>
          <w:rFonts w:ascii="微軟正黑體" w:hAnsi="微軟正黑體" w:cs="新細明體" w:hint="eastAsia"/>
          <w:color w:val="000000" w:themeColor="text1"/>
        </w:rPr>
        <w:t>、Li</w:t>
      </w:r>
      <w:r w:rsidR="000E69FF" w:rsidRPr="00B61F54">
        <w:rPr>
          <w:rFonts w:ascii="微軟正黑體" w:hAnsi="微軟正黑體" w:cs="新細明體"/>
          <w:color w:val="000000" w:themeColor="text1"/>
        </w:rPr>
        <w:t>nk</w:t>
      </w:r>
      <w:r w:rsidR="000E69FF" w:rsidRPr="00B61F54">
        <w:rPr>
          <w:rFonts w:ascii="微軟正黑體" w:hAnsi="微軟正黑體" w:cs="新細明體" w:hint="eastAsia"/>
          <w:color w:val="000000" w:themeColor="text1"/>
        </w:rPr>
        <w:t>檔案連結</w:t>
      </w:r>
    </w:p>
    <w:p w14:paraId="1A169912" w14:textId="2451A296" w:rsidR="0044665B" w:rsidRPr="00B61F54" w:rsidRDefault="0044665B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633F7C51" w14:textId="77777777" w:rsidR="00AA3CFF" w:rsidRPr="00B61F54" w:rsidRDefault="00AA3CFF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B61F54">
        <w:rPr>
          <w:rFonts w:ascii="微軟正黑體" w:hAnsi="微軟正黑體"/>
        </w:rPr>
        <w:br w:type="page"/>
      </w:r>
    </w:p>
    <w:p w14:paraId="1091498D" w14:textId="79C3AFE2" w:rsidR="0089038B" w:rsidRPr="00B61F54" w:rsidRDefault="0089038B" w:rsidP="0089038B">
      <w:pPr>
        <w:pStyle w:val="1"/>
        <w:rPr>
          <w:rFonts w:ascii="微軟正黑體" w:hAnsi="微軟正黑體"/>
        </w:rPr>
      </w:pPr>
      <w:bookmarkStart w:id="72" w:name="_Toc105516397"/>
      <w:r w:rsidRPr="00B61F54">
        <w:rPr>
          <w:rFonts w:ascii="微軟正黑體" w:hAnsi="微軟正黑體" w:hint="eastAsia"/>
        </w:rPr>
        <w:lastRenderedPageBreak/>
        <w:t>資料庫Schema</w:t>
      </w:r>
      <w:bookmarkEnd w:id="72"/>
    </w:p>
    <w:p w14:paraId="3DABF24F" w14:textId="77777777" w:rsidR="00C4533E" w:rsidRPr="00B61F54" w:rsidRDefault="00C4533E" w:rsidP="00C4533E">
      <w:pPr>
        <w:pStyle w:val="aa"/>
        <w:numPr>
          <w:ilvl w:val="0"/>
          <w:numId w:val="26"/>
        </w:numPr>
        <w:ind w:leftChars="0"/>
        <w:rPr>
          <w:rFonts w:ascii="微軟正黑體" w:hAnsi="微軟正黑體"/>
          <w:sz w:val="32"/>
          <w:szCs w:val="32"/>
        </w:rPr>
      </w:pPr>
      <w:r w:rsidRPr="00B61F54">
        <w:rPr>
          <w:rFonts w:ascii="微軟正黑體" w:hAnsi="微軟正黑體"/>
          <w:sz w:val="32"/>
          <w:szCs w:val="32"/>
        </w:rPr>
        <w:t>Table Schema</w:t>
      </w:r>
      <w:bookmarkStart w:id="73" w:name="index"/>
      <w:bookmarkEnd w:id="73"/>
    </w:p>
    <w:tbl>
      <w:tblPr>
        <w:tblW w:w="8356" w:type="dxa"/>
        <w:jc w:val="center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2615"/>
        <w:gridCol w:w="5148"/>
      </w:tblGrid>
      <w:tr w:rsidR="00C4533E" w:rsidRPr="00B61F54" w14:paraId="288674B9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87B905A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75D836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Object</w:t>
            </w:r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9868419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2F70932F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38952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BFD37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IncomingData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212AB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表</w:t>
            </w:r>
          </w:p>
        </w:tc>
      </w:tr>
      <w:tr w:rsidR="00C4533E" w:rsidRPr="00B61F54" w14:paraId="46669439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CB50B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E4196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IncomingTemp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F629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進件資料暫存表</w:t>
            </w:r>
            <w:proofErr w:type="gramEnd"/>
          </w:p>
        </w:tc>
      </w:tr>
      <w:tr w:rsidR="004A569C" w:rsidRPr="00B61F54" w14:paraId="7E240871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BEDF56" w14:textId="4764C293" w:rsidR="004A569C" w:rsidRPr="00B61F54" w:rsidRDefault="004A569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3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8AB3CA" w14:textId="01CD3BD9" w:rsidR="004A569C" w:rsidRPr="00B61F54" w:rsidRDefault="004A569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IncomingHistory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204C82" w14:textId="09889307" w:rsidR="004A569C" w:rsidRPr="00B61F54" w:rsidRDefault="004A569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歷史表</w:t>
            </w:r>
          </w:p>
        </w:tc>
      </w:tr>
      <w:tr w:rsidR="00C4533E" w:rsidRPr="00B61F54" w14:paraId="5C96B00C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512639" w14:textId="0E6CA74C" w:rsidR="00C4533E" w:rsidRPr="00B61F54" w:rsidRDefault="00037DA5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4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3438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IncomingStatus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69EC2F" w14:textId="79C6C6B6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進件狀態</w:t>
            </w:r>
            <w:proofErr w:type="gramEnd"/>
            <w:r w:rsidR="001C1FD4" w:rsidRPr="00B61F54">
              <w:rPr>
                <w:rFonts w:ascii="微軟正黑體" w:hAnsi="微軟正黑體" w:hint="eastAsia"/>
                <w:sz w:val="18"/>
                <w:szCs w:val="18"/>
              </w:rPr>
              <w:t>基本檔</w:t>
            </w:r>
          </w:p>
        </w:tc>
      </w:tr>
      <w:tr w:rsidR="00C4533E" w:rsidRPr="00B61F54" w14:paraId="0F35C447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CA88F" w14:textId="296D1C52" w:rsidR="00C4533E" w:rsidRPr="00B61F54" w:rsidRDefault="00037DA5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5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0B348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WebItem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A7922" w14:textId="6C4F84D0" w:rsidR="00C4533E" w:rsidRPr="00B61F54" w:rsidRDefault="00A73AA3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總</w:t>
            </w: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覽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資料基本檔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(</w:t>
            </w:r>
            <w:r w:rsidR="00C4533E" w:rsidRPr="00B61F54">
              <w:rPr>
                <w:rFonts w:ascii="微軟正黑體" w:hAnsi="微軟正黑體" w:hint="eastAsia"/>
                <w:sz w:val="18"/>
                <w:szCs w:val="18"/>
              </w:rPr>
              <w:t>例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:</w:t>
            </w:r>
            <w:r w:rsidR="00C4533E" w:rsidRPr="00B61F54">
              <w:rPr>
                <w:rFonts w:ascii="微軟正黑體" w:hAnsi="微軟正黑體" w:hint="eastAsia"/>
                <w:sz w:val="18"/>
                <w:szCs w:val="18"/>
              </w:rPr>
              <w:t>下拉選項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項目內容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</w:tr>
      <w:tr w:rsidR="00CA4997" w:rsidRPr="00B61F54" w14:paraId="38020C95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BFA8C4" w14:textId="41A9870C" w:rsidR="00CA4997" w:rsidRDefault="00CA4997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6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BA5221" w14:textId="641531E4" w:rsidR="00CA4997" w:rsidRPr="00CA4997" w:rsidRDefault="00455D7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R</w:t>
            </w:r>
            <w:r w:rsidR="00CA4997" w:rsidRPr="00CA4997">
              <w:rPr>
                <w:rFonts w:ascii="微軟正黑體" w:hAnsi="微軟正黑體"/>
                <w:color w:val="FF0000"/>
                <w:sz w:val="18"/>
                <w:szCs w:val="18"/>
              </w:rPr>
              <w:t>iskResult</w:t>
            </w:r>
            <w:proofErr w:type="spellEnd"/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ED772F" w14:textId="1FAEA5D0" w:rsidR="00CA4997" w:rsidRPr="00CA4997" w:rsidRDefault="00CA4997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CA499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儲存開戶失敗報表內容</w:t>
            </w:r>
          </w:p>
        </w:tc>
      </w:tr>
    </w:tbl>
    <w:p w14:paraId="52332EF7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bookmarkStart w:id="74" w:name="Table:[dbo].[EventLog]"/>
      <w:bookmarkEnd w:id="74"/>
    </w:p>
    <w:tbl>
      <w:tblPr>
        <w:tblW w:w="8364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C4533E" w:rsidRPr="00B61F54" w14:paraId="0AAB7D43" w14:textId="77777777" w:rsidTr="00C4533E">
        <w:tc>
          <w:tcPr>
            <w:tcW w:w="8364" w:type="dxa"/>
            <w:shd w:val="clear" w:color="auto" w:fill="D3D3D3"/>
            <w:vAlign w:val="center"/>
            <w:hideMark/>
          </w:tcPr>
          <w:p w14:paraId="109DA40F" w14:textId="77777777" w:rsidR="00C4533E" w:rsidRPr="00B61F54" w:rsidRDefault="00C4533E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bookmarkStart w:id="75" w:name="Table:[dbo].[IncomingData]"/>
            <w:bookmarkEnd w:id="75"/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Table:IncomingData</w:t>
            </w:r>
            <w:proofErr w:type="spellEnd"/>
            <w:proofErr w:type="gramEnd"/>
          </w:p>
        </w:tc>
      </w:tr>
    </w:tbl>
    <w:p w14:paraId="6FF13473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C4533E" w:rsidRPr="00B61F54" w14:paraId="34D29C13" w14:textId="77777777" w:rsidTr="00C4533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61A1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1BCC337D" w14:textId="77777777" w:rsidTr="00C4533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BA4A9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表</w:t>
            </w:r>
          </w:p>
        </w:tc>
      </w:tr>
    </w:tbl>
    <w:p w14:paraId="03DFF178" w14:textId="77777777" w:rsidR="00C4533E" w:rsidRPr="00B61F54" w:rsidRDefault="00C4533E" w:rsidP="00C4533E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C4533E" w:rsidRPr="00B61F54" w14:paraId="3257CB8E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F3EC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6D28E511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2451"/>
        <w:gridCol w:w="1791"/>
        <w:gridCol w:w="802"/>
        <w:gridCol w:w="2894"/>
      </w:tblGrid>
      <w:tr w:rsidR="00C4533E" w:rsidRPr="00B61F54" w14:paraId="2B5DE04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4E8BF40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FFDE0AC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9A1324D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8138BB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0E3B9DB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152551E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70BAF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C2372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BAD3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UNIQUEIDENTIFIER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BFDD3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97159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C4533E" w:rsidRPr="00B61F54" w14:paraId="41EABBF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C3B5E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2728F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5BDD8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E74A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DE518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案件編號</w:t>
            </w:r>
          </w:p>
        </w:tc>
      </w:tr>
      <w:tr w:rsidR="00C4533E" w:rsidRPr="00B61F54" w14:paraId="5382CEC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39488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0F29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CreateDate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87222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6452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08B7D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進件時間</w:t>
            </w:r>
            <w:proofErr w:type="gramEnd"/>
          </w:p>
        </w:tc>
      </w:tr>
      <w:tr w:rsidR="00C4533E" w:rsidRPr="00B61F54" w14:paraId="31A8C92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42E64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89310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2A76F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23B08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375AF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位址</w:t>
            </w:r>
          </w:p>
        </w:tc>
      </w:tr>
      <w:tr w:rsidR="00C4533E" w:rsidRPr="00B61F54" w14:paraId="1A3F148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39FC2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BC208" w14:textId="40F14EBC" w:rsidR="00C4533E" w:rsidRPr="00F36C70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36C70">
              <w:rPr>
                <w:rFonts w:ascii="微軟正黑體" w:hAnsi="微軟正黑體"/>
                <w:color w:val="FF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9F808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1289C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3D06E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案件狀態</w:t>
            </w:r>
          </w:p>
        </w:tc>
      </w:tr>
      <w:tr w:rsidR="00C4533E" w:rsidRPr="00B61F54" w14:paraId="5A4B85C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02560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AA469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63141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626E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0FF5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信箱</w:t>
            </w:r>
          </w:p>
        </w:tc>
      </w:tr>
      <w:tr w:rsidR="00C4533E" w:rsidRPr="00B61F54" w14:paraId="455E71E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56EFB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36241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MobilePhone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12F7B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B7241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F1628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手機號碼</w:t>
            </w:r>
          </w:p>
        </w:tc>
      </w:tr>
      <w:tr w:rsidR="00C4533E" w:rsidRPr="00B61F54" w14:paraId="7F788E5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4535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1467B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DBB5D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DAE0B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EB21B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C4533E" w:rsidRPr="00B61F54" w14:paraId="4164316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FA8AC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B046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D3E264" w14:textId="28CBA3DF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="001962C7">
              <w:rPr>
                <w:rFonts w:ascii="微軟正黑體" w:hAnsi="微軟正黑體"/>
                <w:sz w:val="18"/>
                <w:szCs w:val="18"/>
              </w:rPr>
              <w:t>200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A0F89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6C64D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身分證字號</w:t>
            </w:r>
          </w:p>
        </w:tc>
      </w:tr>
      <w:tr w:rsidR="00C4533E" w:rsidRPr="00B61F54" w14:paraId="3D0A749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79B2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97E82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B1265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187DE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A28D0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C4533E" w:rsidRPr="00B61F54" w14:paraId="3C1BB36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28376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E21CC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Issueplace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768DC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AE25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391D0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C4533E" w:rsidRPr="00B61F54" w14:paraId="5884151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BEDED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77EF8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2D70A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468EC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DF59C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(for Citizen ID)</w:t>
            </w:r>
          </w:p>
        </w:tc>
      </w:tr>
      <w:tr w:rsidR="00C4533E" w:rsidRPr="00B61F54" w14:paraId="23DC6DA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28E49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D7917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DateOfBirth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5273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EDB19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C37E9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C4533E" w:rsidRPr="00B61F54" w14:paraId="0E0261C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6770B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CF107" w14:textId="5EB88C69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9788BE" w14:textId="75697142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65836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6F61A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C4533E" w:rsidRPr="00B61F54" w14:paraId="6AEDB6B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6EF00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FAB94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TaxCode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A2EFF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DC88A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73F79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稅務號碼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(if any)</w:t>
            </w:r>
          </w:p>
        </w:tc>
      </w:tr>
      <w:tr w:rsidR="00C4533E" w:rsidRPr="00B61F54" w14:paraId="66CBD11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87EA8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16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3CA7F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056D2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3A30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591E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42BFA29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214EB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D4FFB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6315C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653C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08916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65F6A49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D6A46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72DD1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98972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EB2D8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3F3C3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2D9A353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15D435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7ABF6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ProvinceOrCity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0ED86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916B9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D88CB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省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/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城市</w:t>
            </w:r>
          </w:p>
        </w:tc>
      </w:tr>
      <w:tr w:rsidR="00C4533E" w:rsidRPr="00B61F54" w14:paraId="23FF19B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F98EA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E24B3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RegisteredCountry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6BB5A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47E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0806F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戶籍國家</w:t>
            </w:r>
          </w:p>
        </w:tc>
      </w:tr>
      <w:tr w:rsidR="00C4533E" w:rsidRPr="00B61F54" w14:paraId="1A6DD6E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89D32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7357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4A36E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29D3C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E3D2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37648F2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DABA9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359FD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425C5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D66E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C1519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174567B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D4E872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61B0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A6DB0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2DFB2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07FB6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3C915456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93052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FAD40" w14:textId="6580658A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SBVTypeOfNature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966CEF" w14:textId="4E8B143C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DDC9E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970B18" w14:textId="77777777" w:rsidR="00C4533E" w:rsidRPr="00530E1E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所屬產業</w:t>
            </w:r>
          </w:p>
        </w:tc>
      </w:tr>
      <w:tr w:rsidR="00C4533E" w:rsidRPr="00B61F54" w14:paraId="33FC72D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5D3F0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48F7CB" w14:textId="0C2A2002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56FC50" w14:textId="5CE40C47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1A738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CF2CF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職業</w:t>
            </w:r>
          </w:p>
        </w:tc>
      </w:tr>
      <w:tr w:rsidR="00C4533E" w:rsidRPr="00B61F54" w14:paraId="5DE2DE3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CE990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D11268" w14:textId="63EDF965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OccupationTitle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BC059B" w14:textId="1011FA56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3005D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5BFC1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職稱</w:t>
            </w:r>
          </w:p>
        </w:tc>
      </w:tr>
      <w:tr w:rsidR="00C4533E" w:rsidRPr="00B61F54" w14:paraId="471BB16E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72BD7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DC4D63" w14:textId="674897FD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AccountOpeningPurpose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9194CC" w14:textId="2B5B5604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63B0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3BBE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開戶目的</w:t>
            </w:r>
          </w:p>
        </w:tc>
      </w:tr>
      <w:tr w:rsidR="00C4533E" w:rsidRPr="00B61F54" w14:paraId="2BB83B6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72AB1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1B75CB" w14:textId="46DD4C3C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FundSources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2A2B3" w14:textId="0D368A7B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8581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49150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財富資金來源</w:t>
            </w:r>
          </w:p>
        </w:tc>
      </w:tr>
      <w:tr w:rsidR="00C4533E" w:rsidRPr="00B61F54" w14:paraId="4893A41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BCF6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E0C5B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ApplyDebitCard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0CC2E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9E338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C3FA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同時申請金融卡</w:t>
            </w:r>
          </w:p>
        </w:tc>
      </w:tr>
      <w:tr w:rsidR="00C4533E" w:rsidRPr="00B61F54" w14:paraId="15794ED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0A004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BAB24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CardType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558CD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88EB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57B2F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金融卡類別</w:t>
            </w:r>
          </w:p>
        </w:tc>
      </w:tr>
      <w:tr w:rsidR="00C4533E" w:rsidRPr="00B61F54" w14:paraId="5555B09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D2BF9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0DA94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IssueForm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3C7F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BAE09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45D6F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核發方式</w:t>
            </w:r>
          </w:p>
        </w:tc>
      </w:tr>
      <w:tr w:rsidR="00C4533E" w:rsidRPr="00B61F54" w14:paraId="6101D49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64039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AB24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CardReceipt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69314" w14:textId="37A38171" w:rsidR="00C4533E" w:rsidRPr="00B61F54" w:rsidRDefault="00E43847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54A1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F76C4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發送金融卡方式</w:t>
            </w:r>
          </w:p>
        </w:tc>
      </w:tr>
      <w:tr w:rsidR="00C4533E" w:rsidRPr="00B61F54" w14:paraId="2D9C78F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461EF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1ECFB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1334C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DBE6C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31F54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26DFCA1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D98E7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3A88C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9DFA3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949AC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02576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4425FCC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5956C8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6322D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PostAddress3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3CEA2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EE9ACD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B587C1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A651B8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718F9F5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5F86A9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BDBA7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A836FC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52473A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834234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注意事項版號</w:t>
            </w:r>
            <w:proofErr w:type="gramEnd"/>
          </w:p>
        </w:tc>
      </w:tr>
      <w:tr w:rsidR="00C4533E" w:rsidRPr="00B61F54" w14:paraId="54E3086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03C9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808BF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86AE9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E5B119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C7F3DC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開戶注意事項勾選日期</w:t>
            </w:r>
          </w:p>
        </w:tc>
      </w:tr>
      <w:tr w:rsidR="00C4533E" w:rsidRPr="00B61F54" w14:paraId="6BC2419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C71EB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F1C8D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B1C335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9A9474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3E1BE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C4533E" w:rsidRPr="00B61F54" w14:paraId="4EA024E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5C212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712F48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FD3F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E49442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891D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開戶條款勾選時間</w:t>
            </w:r>
          </w:p>
        </w:tc>
      </w:tr>
      <w:tr w:rsidR="00C4533E" w:rsidRPr="00B61F54" w14:paraId="7E7ECA42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B54B9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21181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A56A7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F14D49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2EDA6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版號</w:t>
            </w:r>
            <w:proofErr w:type="gramEnd"/>
          </w:p>
        </w:tc>
      </w:tr>
      <w:tr w:rsidR="00C4533E" w:rsidRPr="00B61F54" w14:paraId="26E8B51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22429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612AA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MMAb2cAgreeDate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EA21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DEACE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75CA9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勾選日期</w:t>
            </w:r>
          </w:p>
        </w:tc>
      </w:tr>
      <w:tr w:rsidR="00C4533E" w:rsidRPr="00B61F54" w14:paraId="49AF145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78888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1A73F7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DFAB2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B63B54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0EF3E3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C4533E" w:rsidRPr="00B61F54" w14:paraId="69FE3DB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D503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BF1D3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A9184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160423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A9751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勾選時間</w:t>
            </w:r>
          </w:p>
        </w:tc>
      </w:tr>
      <w:tr w:rsidR="007C51B9" w:rsidRPr="00B61F54" w14:paraId="2545C6C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E4F563" w14:textId="356CABBA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A68A97" w14:textId="1E516ABC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1FADF7" w14:textId="359C3118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861BC91" w14:textId="44142BC7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8BC65D" w14:textId="08210A31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proofErr w:type="gramStart"/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條款版號</w:t>
            </w:r>
            <w:proofErr w:type="gramEnd"/>
          </w:p>
        </w:tc>
      </w:tr>
      <w:tr w:rsidR="007C51B9" w:rsidRPr="00B61F54" w14:paraId="3879779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B5B99CD" w14:textId="2504DE8E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284F2D" w14:textId="5C262580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723503" w14:textId="2C647BDD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686863" w14:textId="25F0A208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7995ED" w14:textId="566BB55C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勾選時間</w:t>
            </w:r>
          </w:p>
        </w:tc>
      </w:tr>
      <w:tr w:rsidR="007C51B9" w:rsidRPr="00B61F54" w14:paraId="1EE9B53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9346AA" w14:textId="46DABB36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0ABAC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AC480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53DEF5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9D203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7C51B9" w:rsidRPr="00B61F54" w14:paraId="1A44565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D9297E" w14:textId="504CE759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19709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00EB9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5B6D3B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7A34B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金融卡條款勾選時間</w:t>
            </w:r>
          </w:p>
        </w:tc>
      </w:tr>
      <w:tr w:rsidR="007C51B9" w:rsidRPr="00B61F54" w14:paraId="300DDB1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AB16B79" w14:textId="31542E4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4E45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DebitFormVersion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67A55C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3F7B29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64AB5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表單版號</w:t>
            </w:r>
            <w:proofErr w:type="gramEnd"/>
          </w:p>
        </w:tc>
      </w:tr>
      <w:tr w:rsidR="007C51B9" w:rsidRPr="00B61F54" w14:paraId="72D9D44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9B84FC" w14:textId="058037AF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4979C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DebitFormAgreeDate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D1DD6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267F0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E4BAA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金融卡表單勾選時間</w:t>
            </w:r>
          </w:p>
        </w:tc>
      </w:tr>
      <w:tr w:rsidR="007C51B9" w:rsidRPr="00B61F54" w14:paraId="190B37E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B1EE21" w14:textId="22E4D88B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093A5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WebBankUserCode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0FC09F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5D6342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B5D07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網銀使用者</w:t>
            </w:r>
            <w:proofErr w:type="gram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代碼</w:t>
            </w:r>
          </w:p>
        </w:tc>
      </w:tr>
      <w:tr w:rsidR="007C51B9" w:rsidRPr="00B61F54" w14:paraId="35BCC22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6B73A0" w14:textId="4054072A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3FA68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WebBankPassword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E3737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246F8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F979A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網銀密碼</w:t>
            </w:r>
            <w:proofErr w:type="gramEnd"/>
          </w:p>
        </w:tc>
      </w:tr>
      <w:tr w:rsidR="007C51B9" w:rsidRPr="00B61F54" w14:paraId="525DDA1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720F44" w14:textId="72A3B8B6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C0722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IDFrontSide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822D4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CDEA1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45A87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身分證正面照</w:t>
            </w:r>
          </w:p>
        </w:tc>
      </w:tr>
      <w:tr w:rsidR="007C51B9" w:rsidRPr="00B61F54" w14:paraId="1C122E1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8488FB" w14:textId="0DF211E3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88033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IDBackSide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F01C8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839F97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E4C4F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身分證反面照</w:t>
            </w:r>
          </w:p>
        </w:tc>
      </w:tr>
      <w:tr w:rsidR="007C51B9" w:rsidRPr="00B61F54" w14:paraId="38AB37C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801051" w14:textId="1AA4D70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FE979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CaptureSelfie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0B57F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3ACD04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D7D8F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臉部照片</w:t>
            </w:r>
          </w:p>
        </w:tc>
      </w:tr>
      <w:tr w:rsidR="007C51B9" w:rsidRPr="00B61F54" w14:paraId="1D8711DE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87F71F" w14:textId="40D91B4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55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201B0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LastModifyDate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8DEC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47B4A9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AA9F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最後修改日期</w:t>
            </w:r>
          </w:p>
        </w:tc>
      </w:tr>
      <w:tr w:rsidR="007C51B9" w:rsidRPr="00B61F54" w14:paraId="5F4C23F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C540C5" w14:textId="63F84B6E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52BE93" w14:textId="336BF490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Is</w:t>
            </w:r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65F4A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67900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0DED1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proofErr w:type="spell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2716B3F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0D0B42" w14:textId="4772B698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57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75A9DD" w14:textId="7DA6FA03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IsOCR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023052" w14:textId="77777777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0473A3" w14:textId="77777777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D4F061" w14:textId="079444FD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OCR</w:t>
            </w:r>
            <w:r w:rsidR="00424EEC" w:rsidRPr="005609E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結果</w:t>
            </w:r>
          </w:p>
        </w:tc>
      </w:tr>
      <w:tr w:rsidR="007C51B9" w:rsidRPr="00B61F54" w14:paraId="47D0121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03363E" w14:textId="16D3B3D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44B9BE" w14:textId="7C7AD891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IsKALAPA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96AA5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113F8B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BF87F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KALAPA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22D9341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4527311" w14:textId="52A64785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1518EF" w14:textId="32232CA1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IsAML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6A66C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F5FE51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A465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黑名單結果</w:t>
            </w:r>
          </w:p>
        </w:tc>
      </w:tr>
      <w:tr w:rsidR="007C51B9" w:rsidRPr="00B61F54" w14:paraId="141D5C5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AF86C9" w14:textId="5012970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D2843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28135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7AF91F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B41884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經辦員工編號</w:t>
            </w:r>
          </w:p>
        </w:tc>
      </w:tr>
      <w:tr w:rsidR="007C51B9" w:rsidRPr="00B61F54" w14:paraId="3EDE4252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56C4E05" w14:textId="7439B07A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F9FC8B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5A3B7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A7E4F9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080CC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經辦姓名</w:t>
            </w:r>
          </w:p>
        </w:tc>
      </w:tr>
      <w:tr w:rsidR="007C51B9" w:rsidRPr="00B61F54" w14:paraId="152F2C0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A32771" w14:textId="64342198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2D0A3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ClerkModifyDate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EDDD0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45822E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9FE55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經辦修改時間</w:t>
            </w:r>
          </w:p>
        </w:tc>
      </w:tr>
      <w:tr w:rsidR="005E00E8" w:rsidRPr="00B61F54" w14:paraId="6C126C62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F8FE4D" w14:textId="2EB41D8D" w:rsidR="005E00E8" w:rsidRPr="005E00E8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63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40CB76" w14:textId="21F32CEF" w:rsidR="005E00E8" w:rsidRPr="005E00E8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ClerkSummary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CA1F2B" w14:textId="2060D721" w:rsidR="005E00E8" w:rsidRPr="005E00E8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11AA263" w14:textId="3E29C243" w:rsidR="005E00E8" w:rsidRPr="005E00E8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D4B437" w14:textId="4C6CFC3A" w:rsidR="005E00E8" w:rsidRPr="005E00E8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評估說明</w:t>
            </w:r>
          </w:p>
        </w:tc>
      </w:tr>
      <w:tr w:rsidR="005E00E8" w:rsidRPr="00B61F54" w14:paraId="74963EA6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B7E892" w14:textId="4EDE8124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20A73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37965A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FB37F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E5B67A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放行人員編號</w:t>
            </w:r>
          </w:p>
        </w:tc>
      </w:tr>
      <w:tr w:rsidR="005E00E8" w:rsidRPr="00B61F54" w14:paraId="490756C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EE5D24" w14:textId="490D1087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780B37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530E5B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5A7693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83C41D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放行人員姓名</w:t>
            </w:r>
          </w:p>
        </w:tc>
      </w:tr>
      <w:tr w:rsidR="005E00E8" w:rsidRPr="00B61F54" w14:paraId="7FBDE77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995D73" w14:textId="153FEBB4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D80F19">
              <w:rPr>
                <w:rFonts w:ascii="微軟正黑體" w:hAnsi="微軟正黑體"/>
                <w:sz w:val="18"/>
                <w:szCs w:val="18"/>
              </w:rPr>
              <w:t>66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A2C4FE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ApprovalModifyDate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6C114D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E08652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8DDF58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放行時間</w:t>
            </w:r>
          </w:p>
        </w:tc>
      </w:tr>
      <w:tr w:rsidR="005E00E8" w:rsidRPr="00B61F54" w14:paraId="3CF7AB8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66B347" w14:textId="50421801" w:rsidR="005E00E8" w:rsidRPr="00AD64CA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D80F1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67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F870DB" w14:textId="16BC56C9" w:rsidR="005E00E8" w:rsidRPr="00AD64CA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ExaminerSummary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0E2EAB" w14:textId="68DE01EC" w:rsidR="005E00E8" w:rsidRPr="00AD64CA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2116EF" w14:textId="77777777" w:rsidR="005E00E8" w:rsidRPr="00AD64CA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9AD3C" w14:textId="4C6CBF16" w:rsidR="005E00E8" w:rsidRPr="00AD64CA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簽核意見</w:t>
            </w:r>
          </w:p>
        </w:tc>
      </w:tr>
      <w:tr w:rsidR="005E00E8" w:rsidRPr="00B61F54" w14:paraId="56B3ADC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7CB7AF" w14:textId="129FC05F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68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9F734A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Account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16B8FE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C3E3AD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026A44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帳號</w:t>
            </w:r>
          </w:p>
        </w:tc>
      </w:tr>
      <w:tr w:rsidR="005E00E8" w:rsidRPr="00B61F54" w14:paraId="0E27394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1FC8D2" w14:textId="606B3448" w:rsidR="005E00E8" w:rsidRPr="005E00E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69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80C56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OpenAccountDate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AE163C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97D138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420784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開戶日期</w:t>
            </w:r>
          </w:p>
        </w:tc>
      </w:tr>
      <w:tr w:rsidR="00AD64CA" w:rsidRPr="00B61F54" w14:paraId="6B971D35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03579AE" w14:textId="258E9AB8" w:rsidR="00AD64CA" w:rsidRDefault="005E00E8" w:rsidP="00AD64CA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70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E89C161" w14:textId="1F76BB04" w:rsidR="00AD64CA" w:rsidRPr="00A651B8" w:rsidRDefault="007003DE" w:rsidP="00AD64CA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003DE">
              <w:rPr>
                <w:rFonts w:ascii="微軟正黑體" w:hAnsi="微軟正黑體"/>
                <w:color w:val="FF0000"/>
                <w:sz w:val="18"/>
                <w:szCs w:val="18"/>
              </w:rPr>
              <w:t>ClosedDate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CC96C8" w14:textId="04C18E17" w:rsidR="00AD64CA" w:rsidRPr="00A651B8" w:rsidRDefault="00AD64CA" w:rsidP="00AD64CA">
            <w:pPr>
              <w:rPr>
                <w:rFonts w:ascii="微軟正黑體" w:hAnsi="微軟正黑體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D</w:t>
            </w: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C149E8" w14:textId="1074C0DB" w:rsidR="00AD64CA" w:rsidRPr="00A651B8" w:rsidRDefault="00AD64CA" w:rsidP="00AD64CA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3CF531" w14:textId="6A174362" w:rsidR="00AD64CA" w:rsidRPr="00A651B8" w:rsidRDefault="00AD64CA" w:rsidP="00AD64CA">
            <w:pPr>
              <w:rPr>
                <w:rFonts w:ascii="微軟正黑體" w:hAnsi="微軟正黑體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結案日期</w:t>
            </w:r>
          </w:p>
        </w:tc>
      </w:tr>
      <w:tr w:rsidR="00D933D0" w:rsidRPr="00B61F54" w14:paraId="674A66F5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E5D992B" w14:textId="787773F0" w:rsidR="00D933D0" w:rsidRPr="005E00E8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71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7C9E4BA" w14:textId="1B1F6E60" w:rsidR="00D933D0" w:rsidRPr="007003DE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OpenFlag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758B92C" w14:textId="1FDA078F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1C47B5D" w14:textId="0A60B2A6" w:rsidR="00D933D0" w:rsidRPr="00AD64CA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BD8956" w14:textId="3AB23889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開戶記號</w:t>
            </w:r>
          </w:p>
        </w:tc>
      </w:tr>
    </w:tbl>
    <w:p w14:paraId="11CE43D3" w14:textId="332D7DEB" w:rsidR="00C4533E" w:rsidRDefault="00E62FC4" w:rsidP="00C4533E">
      <w:pPr>
        <w:rPr>
          <w:rFonts w:ascii="微軟正黑體" w:hAnsi="微軟正黑體" w:cs="新細明體"/>
          <w:szCs w:val="24"/>
        </w:rPr>
      </w:pPr>
      <w:r w:rsidRPr="00A651B8">
        <w:rPr>
          <w:rFonts w:ascii="微軟正黑體" w:hAnsi="微軟正黑體" w:cs="新細明體" w:hint="eastAsia"/>
          <w:szCs w:val="24"/>
        </w:rPr>
        <w:t>加密說明</w:t>
      </w:r>
    </w:p>
    <w:p w14:paraId="73447988" w14:textId="204AD3A3" w:rsidR="00AE29A9" w:rsidRPr="00AE29A9" w:rsidRDefault="00950905" w:rsidP="00AE29A9">
      <w:pPr>
        <w:pStyle w:val="aa"/>
        <w:numPr>
          <w:ilvl w:val="0"/>
          <w:numId w:val="30"/>
        </w:numPr>
        <w:ind w:leftChars="0"/>
        <w:rPr>
          <w:rFonts w:ascii="微軟正黑體" w:hAnsi="微軟正黑體" w:cs="新細明體"/>
          <w:szCs w:val="24"/>
        </w:rPr>
      </w:pPr>
      <w:proofErr w:type="gramStart"/>
      <w:r w:rsidRPr="00950905">
        <w:rPr>
          <w:rFonts w:ascii="微軟正黑體" w:hAnsi="微軟正黑體" w:cs="新細明體" w:hint="eastAsia"/>
          <w:szCs w:val="24"/>
        </w:rPr>
        <w:t>網銀使用者</w:t>
      </w:r>
      <w:proofErr w:type="gramEnd"/>
      <w:r w:rsidRPr="00950905">
        <w:rPr>
          <w:rFonts w:ascii="微軟正黑體" w:hAnsi="微軟正黑體" w:cs="新細明體" w:hint="eastAsia"/>
          <w:szCs w:val="24"/>
        </w:rPr>
        <w:t>代碼</w:t>
      </w:r>
      <w:r>
        <w:rPr>
          <w:rFonts w:ascii="微軟正黑體" w:hAnsi="微軟正黑體" w:cs="新細明體" w:hint="eastAsia"/>
          <w:szCs w:val="24"/>
        </w:rPr>
        <w:t>、</w:t>
      </w:r>
      <w:proofErr w:type="gramStart"/>
      <w:r w:rsidRPr="00950905">
        <w:rPr>
          <w:rFonts w:ascii="微軟正黑體" w:hAnsi="微軟正黑體" w:cs="新細明體" w:hint="eastAsia"/>
          <w:szCs w:val="24"/>
        </w:rPr>
        <w:t>網銀密碼</w:t>
      </w:r>
      <w:proofErr w:type="gramEnd"/>
      <w:r w:rsidR="00AE29A9" w:rsidRPr="00AE29A9">
        <w:rPr>
          <w:rFonts w:ascii="微軟正黑體" w:hAnsi="微軟正黑體" w:cs="新細明體" w:hint="eastAsia"/>
          <w:szCs w:val="24"/>
        </w:rPr>
        <w:t>，寫入資料庫時為加密密文</w:t>
      </w:r>
    </w:p>
    <w:p w14:paraId="4B220C0D" w14:textId="0AA905F8" w:rsidR="00C4533E" w:rsidRPr="00D933D0" w:rsidRDefault="008A1595" w:rsidP="00C4533E">
      <w:pPr>
        <w:pStyle w:val="aa"/>
        <w:numPr>
          <w:ilvl w:val="0"/>
          <w:numId w:val="30"/>
        </w:numPr>
        <w:ind w:leftChars="0"/>
        <w:rPr>
          <w:rFonts w:ascii="微軟正黑體" w:hAnsi="微軟正黑體" w:cs="新細明體"/>
          <w:szCs w:val="24"/>
        </w:rPr>
      </w:pPr>
      <w:r w:rsidRPr="00DC7199">
        <w:rPr>
          <w:rFonts w:ascii="微軟正黑體" w:hAnsi="微軟正黑體" w:cs="新細明體" w:hint="eastAsia"/>
          <w:color w:val="FF0000"/>
          <w:szCs w:val="24"/>
        </w:rPr>
        <w:t>加密方式待確認</w:t>
      </w: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</w:tblGrid>
      <w:tr w:rsidR="00C4533E" w:rsidRPr="00B61F54" w14:paraId="360BB1D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35265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Refrence</w:t>
            </w:r>
            <w:proofErr w:type="spellEnd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 xml:space="preserve"> Keys</w:t>
            </w:r>
          </w:p>
        </w:tc>
      </w:tr>
    </w:tbl>
    <w:p w14:paraId="79B34D37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900"/>
        <w:gridCol w:w="698"/>
        <w:gridCol w:w="2068"/>
      </w:tblGrid>
      <w:tr w:rsidR="00C4533E" w:rsidRPr="00B61F54" w14:paraId="4ADC97B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EA62054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6331F5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2462AF1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8EA2D6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Reference To</w:t>
            </w:r>
          </w:p>
        </w:tc>
      </w:tr>
      <w:tr w:rsidR="00C4533E" w:rsidRPr="00B61F54" w14:paraId="6A917909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B4420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5619D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FK_IncomingData_IncomingStatus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A9E16" w14:textId="7118C29F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FF55F4" w14:textId="4F8F0618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[</w:t>
            </w: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IncomingStatus</w:t>
            </w:r>
            <w:proofErr w:type="spellEnd"/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].[</w:t>
            </w:r>
            <w:proofErr w:type="gramEnd"/>
            <w:r w:rsidR="00C50A13" w:rsidRPr="00C50A13">
              <w:rPr>
                <w:rFonts w:ascii="微軟正黑體" w:hAnsi="微軟正黑體"/>
                <w:color w:val="FF0000"/>
                <w:sz w:val="18"/>
                <w:szCs w:val="18"/>
              </w:rPr>
              <w:t>Value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]</w:t>
            </w:r>
          </w:p>
        </w:tc>
      </w:tr>
    </w:tbl>
    <w:p w14:paraId="69DD30CC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C4533E" w:rsidRPr="00B61F54" w14:paraId="2BE1B22D" w14:textId="77777777" w:rsidTr="00C4533E">
        <w:tc>
          <w:tcPr>
            <w:tcW w:w="0" w:type="auto"/>
            <w:shd w:val="clear" w:color="auto" w:fill="FFFFFF"/>
            <w:vAlign w:val="center"/>
            <w:hideMark/>
          </w:tcPr>
          <w:p w14:paraId="65A5FCD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0C7D3BAC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515"/>
        <w:gridCol w:w="819"/>
        <w:gridCol w:w="783"/>
      </w:tblGrid>
      <w:tr w:rsidR="00C4533E" w:rsidRPr="00B61F54" w14:paraId="7BCF9E7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B66E85C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5ECF812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EF5C4E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58F76DB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C4533E" w:rsidRPr="00B61F54" w14:paraId="2A44D159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FE9B6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9BF74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PK_IncomingData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6B837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9E558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42F7FF12" w14:textId="6D3ED23E" w:rsidR="00C4533E" w:rsidRPr="00B61F54" w:rsidRDefault="00C4533E" w:rsidP="00575494">
      <w:pPr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r w:rsidRPr="00B61F54">
        <w:rPr>
          <w:rFonts w:ascii="微軟正黑體" w:hAnsi="微軟正黑體" w:hint="eastAsia"/>
          <w:kern w:val="0"/>
          <w:szCs w:val="24"/>
        </w:rPr>
        <w:br w:type="page"/>
      </w:r>
      <w:bookmarkStart w:id="76" w:name="Table:[dbo].[IncomingStatus]"/>
      <w:bookmarkEnd w:id="76"/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</w:tblGrid>
      <w:tr w:rsidR="00C4533E" w:rsidRPr="00B61F54" w14:paraId="2D3E19FF" w14:textId="77777777" w:rsidTr="00C4533E">
        <w:tc>
          <w:tcPr>
            <w:tcW w:w="8222" w:type="dxa"/>
            <w:shd w:val="clear" w:color="auto" w:fill="D3D3D3"/>
            <w:vAlign w:val="center"/>
            <w:hideMark/>
          </w:tcPr>
          <w:p w14:paraId="3F013AEB" w14:textId="77777777" w:rsidR="00C4533E" w:rsidRPr="00B61F54" w:rsidRDefault="00C4533E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bookmarkStart w:id="77" w:name="Table:[dbo].[IncomingTemp]"/>
            <w:bookmarkEnd w:id="77"/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Table:IncomingTemp</w:t>
            </w:r>
            <w:proofErr w:type="spellEnd"/>
            <w:proofErr w:type="gramEnd"/>
          </w:p>
        </w:tc>
      </w:tr>
    </w:tbl>
    <w:p w14:paraId="42781032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4"/>
      </w:tblGrid>
      <w:tr w:rsidR="00C4533E" w:rsidRPr="00B61F54" w14:paraId="3BBD92B7" w14:textId="77777777" w:rsidTr="00C4533E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122FB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3D501081" w14:textId="77777777" w:rsidTr="00C4533E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B24D6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進件資料暫存表</w:t>
            </w:r>
            <w:proofErr w:type="gramEnd"/>
          </w:p>
        </w:tc>
      </w:tr>
    </w:tbl>
    <w:p w14:paraId="43960599" w14:textId="77777777" w:rsidR="00C4533E" w:rsidRPr="00B61F54" w:rsidRDefault="00C4533E" w:rsidP="00C4533E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C4533E" w:rsidRPr="00B61F54" w14:paraId="513E7A2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61852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64E0A7D8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470"/>
        <w:gridCol w:w="1813"/>
        <w:gridCol w:w="745"/>
        <w:gridCol w:w="2752"/>
      </w:tblGrid>
      <w:tr w:rsidR="00C4533E" w:rsidRPr="00B61F54" w14:paraId="2864CE76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993F179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BA366ED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6B0863D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D1A9A7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0A4ABEF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0406E3B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51482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49DE5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E408E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UNIQUEIDENTIFIER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36301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0396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C4533E" w:rsidRPr="00B61F54" w14:paraId="3CB2A5E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B696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87B6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No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D2DB1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2C9FF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014B4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案件編號</w:t>
            </w:r>
          </w:p>
        </w:tc>
      </w:tr>
      <w:tr w:rsidR="00C4533E" w:rsidRPr="00B61F54" w14:paraId="49F0B4E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92B1E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C0E7B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CreateDate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85C1F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6F68A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E26B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進件時間</w:t>
            </w:r>
            <w:proofErr w:type="gramEnd"/>
          </w:p>
        </w:tc>
      </w:tr>
      <w:tr w:rsidR="00C4533E" w:rsidRPr="00B61F54" w14:paraId="2E162F5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586A5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F376F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713B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2CC36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51116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位址</w:t>
            </w:r>
          </w:p>
        </w:tc>
      </w:tr>
      <w:tr w:rsidR="00C4533E" w:rsidRPr="00B61F54" w14:paraId="2E81323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22943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9CCEA1" w14:textId="5EE4BBDB" w:rsidR="00C4533E" w:rsidRPr="00623512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623512">
              <w:rPr>
                <w:rFonts w:ascii="微軟正黑體" w:hAnsi="微軟正黑體"/>
                <w:color w:val="FF0000"/>
                <w:sz w:val="18"/>
                <w:szCs w:val="18"/>
              </w:rPr>
              <w:t>Status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AFEFB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8C61F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98730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案件狀態</w:t>
            </w:r>
          </w:p>
        </w:tc>
      </w:tr>
      <w:tr w:rsidR="00C4533E" w:rsidRPr="00B61F54" w14:paraId="1E6ADBC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6FAEF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97E47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Email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238B0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9A874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449DE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信箱</w:t>
            </w:r>
          </w:p>
        </w:tc>
      </w:tr>
      <w:tr w:rsidR="00C4533E" w:rsidRPr="00B61F54" w14:paraId="61E9BCBE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7EE72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7301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MobilePhone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7CC98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4C44D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F8DAA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手機號碼</w:t>
            </w:r>
          </w:p>
        </w:tc>
      </w:tr>
      <w:tr w:rsidR="00C4533E" w:rsidRPr="00B61F54" w14:paraId="2855B5D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FAB11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67D68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9DF4D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C61F3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A75AD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C4533E" w:rsidRPr="00B61F54" w14:paraId="1EB3D9E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2CCB1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7946F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A36DEE" w14:textId="200B05A5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="00E049BD">
              <w:rPr>
                <w:rFonts w:ascii="微軟正黑體" w:hAnsi="微軟正黑體"/>
                <w:sz w:val="18"/>
                <w:szCs w:val="18"/>
              </w:rPr>
              <w:t>200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BD304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F12F6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身分證字號</w:t>
            </w:r>
          </w:p>
        </w:tc>
      </w:tr>
      <w:tr w:rsidR="00C4533E" w:rsidRPr="00B61F54" w14:paraId="7AAA40F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BA82B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36DCD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C1E21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0C687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10C03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C4533E" w:rsidRPr="00B61F54" w14:paraId="227A86B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8C094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4D707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Issueplace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0669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B7A4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1ED91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C4533E" w:rsidRPr="00B61F54" w14:paraId="4AA827A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8E178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289C9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0BEF7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EECBA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77F3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(for Citizen ID)</w:t>
            </w:r>
          </w:p>
        </w:tc>
      </w:tr>
      <w:tr w:rsidR="00C4533E" w:rsidRPr="00B61F54" w14:paraId="78653F36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057D1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9BE1B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DateOfBirth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03DC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BF73A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C5B95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C4533E" w:rsidRPr="00B61F54" w14:paraId="049AE53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36E26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80632" w14:textId="36C66623" w:rsidR="00C4533E" w:rsidRPr="00530E1E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Sex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328D45" w14:textId="5B0E2702" w:rsidR="00C4533E" w:rsidRPr="00530E1E" w:rsidRDefault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2797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DBA02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C4533E" w:rsidRPr="00B61F54" w14:paraId="7A13A96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59011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8ADF7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TaxCode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AF31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3C17D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6C62B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稅務號碼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(if any)</w:t>
            </w:r>
          </w:p>
        </w:tc>
      </w:tr>
      <w:tr w:rsidR="00C4533E" w:rsidRPr="00B61F54" w14:paraId="3CD7366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567A4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9D057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E7E87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CD301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B996B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6FE272B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4F047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BAE3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72B0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B7EF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2C37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271C27C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56D9CC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EE5DB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8E4A4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C4C8A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53A63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3A9C6A1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EE60A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3C0B4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ProvinceOrCity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89E0E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85377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AE73C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省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/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城市</w:t>
            </w:r>
          </w:p>
        </w:tc>
      </w:tr>
      <w:tr w:rsidR="00C4533E" w:rsidRPr="00B61F54" w14:paraId="3E8113F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9DE0A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0FFC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RegisteredCountry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2222B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9B2FC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85E3C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戶籍國家</w:t>
            </w:r>
          </w:p>
        </w:tc>
      </w:tr>
      <w:tr w:rsidR="00C4533E" w:rsidRPr="00B61F54" w14:paraId="7D5CD73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7415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C3A92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3D670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A66F4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07DAA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0817F3F7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8636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ADA0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1A6C5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BB623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B356D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38378910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F70D7F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CD6E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16A72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1883F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8CCA3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15071E" w:rsidRPr="00B61F54" w14:paraId="7FA6BD09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91EACD" w14:textId="77777777" w:rsidR="0015071E" w:rsidRPr="00B61F54" w:rsidRDefault="0015071E" w:rsidP="0015071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E998F6" w14:textId="36757A75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SBVTypeOfNature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9DCAB7" w14:textId="6C7A72B3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76B4E7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070DBC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所屬產業</w:t>
            </w:r>
          </w:p>
        </w:tc>
      </w:tr>
      <w:tr w:rsidR="0015071E" w:rsidRPr="00B61F54" w14:paraId="6696ACF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AEF702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46E190" w14:textId="7749D051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484958" w14:textId="0215D338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32B4B9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4BEB81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職業</w:t>
            </w:r>
          </w:p>
        </w:tc>
      </w:tr>
      <w:tr w:rsidR="0015071E" w:rsidRPr="00B61F54" w14:paraId="0EFA1F3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75AE22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A62F9B" w14:textId="02C11E7C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OccupationTitle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7D44AC" w14:textId="40546E06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C03B86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B850A1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職稱</w:t>
            </w:r>
          </w:p>
        </w:tc>
      </w:tr>
      <w:tr w:rsidR="0015071E" w:rsidRPr="00B61F54" w14:paraId="3BE3B58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8D061B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01453" w14:textId="3992B53E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AccountOpeningPurpose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8877D1" w14:textId="62EA310A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9413B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81FAB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開戶目的</w:t>
            </w:r>
          </w:p>
        </w:tc>
      </w:tr>
      <w:tr w:rsidR="0015071E" w:rsidRPr="00B61F54" w14:paraId="7C024940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B87ED9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E70D25" w14:textId="487787AB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FundSources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F014C4" w14:textId="31310645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597241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80F34A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財富資金來源</w:t>
            </w:r>
          </w:p>
        </w:tc>
      </w:tr>
      <w:tr w:rsidR="00C4533E" w:rsidRPr="00B61F54" w14:paraId="78B1BDBB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C1279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29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19AC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ApplyDebitCard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D29B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36F7F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2F94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同時申請金融卡</w:t>
            </w:r>
          </w:p>
        </w:tc>
      </w:tr>
      <w:tr w:rsidR="00C4533E" w:rsidRPr="00B61F54" w14:paraId="41476D0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89DD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5BA14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CardType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46599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E8A07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60090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金融卡類別</w:t>
            </w:r>
          </w:p>
        </w:tc>
      </w:tr>
      <w:tr w:rsidR="00C4533E" w:rsidRPr="00B61F54" w14:paraId="2F3DBC5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2E2EF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CD4F0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IssueForm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5E163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86FED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A72A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核發方式</w:t>
            </w:r>
          </w:p>
        </w:tc>
      </w:tr>
      <w:tr w:rsidR="00C4533E" w:rsidRPr="00B61F54" w14:paraId="330319A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6E8A7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C256D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CardReceipt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B2424" w14:textId="14543632" w:rsidR="00C4533E" w:rsidRPr="00B61F54" w:rsidRDefault="00E43847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F65A5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F4663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發送金融卡方式</w:t>
            </w:r>
          </w:p>
        </w:tc>
      </w:tr>
      <w:tr w:rsidR="00C4533E" w:rsidRPr="00B61F54" w14:paraId="3A2F840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FB56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2440F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DD7C8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FE380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B761C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07D571B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E823D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B46E5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F8C02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F0E19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0AA7D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658F80C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78636E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B46A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2270C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C47C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B32F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6FD4313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D2C77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FA29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DD1D4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676A5D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683C0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注意事項版號</w:t>
            </w:r>
            <w:proofErr w:type="gramEnd"/>
          </w:p>
        </w:tc>
      </w:tr>
      <w:tr w:rsidR="00C4533E" w:rsidRPr="00B61F54" w14:paraId="7E87901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70406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6309E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7ED681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F7DDB8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01A0E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開戶注意事項勾選日期</w:t>
            </w:r>
          </w:p>
        </w:tc>
      </w:tr>
      <w:tr w:rsidR="00C4533E" w:rsidRPr="00B61F54" w14:paraId="24AEFA10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AED29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D0B7D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2A025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A946EE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130B8C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C4533E" w:rsidRPr="00B61F54" w14:paraId="5ECCB6B7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BC098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C7934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6B07C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1735F7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7E0D2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開戶條款勾選時間</w:t>
            </w:r>
          </w:p>
        </w:tc>
      </w:tr>
      <w:tr w:rsidR="00C4533E" w:rsidRPr="00B61F54" w14:paraId="5488C6F6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8A60D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B3356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14D44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20D7E1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680D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版號</w:t>
            </w:r>
            <w:proofErr w:type="gramEnd"/>
          </w:p>
        </w:tc>
      </w:tr>
      <w:tr w:rsidR="00C4533E" w:rsidRPr="00B61F54" w14:paraId="5A41F05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45C0E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07441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CB700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95C8BC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42A85E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勾選日期</w:t>
            </w:r>
          </w:p>
        </w:tc>
      </w:tr>
      <w:tr w:rsidR="00C4533E" w:rsidRPr="00B61F54" w14:paraId="5A7B142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AE43C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6ADAA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53C6D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0BFC2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C96D83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C4533E" w:rsidRPr="00B61F54" w14:paraId="5B44668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C0122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8525A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0350F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4E106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799B37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勾選時間</w:t>
            </w:r>
          </w:p>
        </w:tc>
      </w:tr>
      <w:tr w:rsidR="007C51B9" w:rsidRPr="00B61F54" w14:paraId="5177841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2313E0" w14:textId="6AA0AFF3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BE72CF" w14:textId="318AF77D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474166" w14:textId="3B4533B4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A4A37F" w14:textId="68DD4A31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2116E1" w14:textId="0C7436C9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proofErr w:type="gramStart"/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條款版號</w:t>
            </w:r>
            <w:proofErr w:type="gramEnd"/>
          </w:p>
        </w:tc>
      </w:tr>
      <w:tr w:rsidR="007C51B9" w:rsidRPr="00B61F54" w14:paraId="78ED763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A57611" w14:textId="61666F98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FAF4751" w14:textId="31D40B5D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4F996F" w14:textId="2EC4ACE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BE1B34" w14:textId="4A29E3A6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267899" w14:textId="440F26F4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勾選時間</w:t>
            </w:r>
          </w:p>
        </w:tc>
      </w:tr>
      <w:tr w:rsidR="007C51B9" w:rsidRPr="00B61F54" w14:paraId="7FD2B22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1DD87A" w14:textId="12DC4959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6AA3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BC0CE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4760A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5451CB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7C51B9" w:rsidRPr="00B61F54" w14:paraId="329361CB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08C271" w14:textId="27F69DCC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18437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E1F57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92B504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372BAC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金融卡條款勾選時間</w:t>
            </w:r>
          </w:p>
        </w:tc>
      </w:tr>
      <w:tr w:rsidR="007C51B9" w:rsidRPr="00B61F54" w14:paraId="3B76316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1B6968" w14:textId="3B106A0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A7B19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5D76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34B466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F9992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表單版號</w:t>
            </w:r>
            <w:proofErr w:type="gramEnd"/>
          </w:p>
        </w:tc>
      </w:tr>
      <w:tr w:rsidR="007C51B9" w:rsidRPr="00B61F54" w14:paraId="258E7A96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5154DE" w14:textId="7FBFB2D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31A17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0B28E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2C9F8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F1AD33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金融卡表單勾選時間</w:t>
            </w:r>
          </w:p>
        </w:tc>
      </w:tr>
      <w:tr w:rsidR="007C51B9" w:rsidRPr="00B61F54" w14:paraId="0A0AFBEE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01861C" w14:textId="783C62A0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82D42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WebBankUserCode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1209A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082C13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F8C6C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網銀使用者</w:t>
            </w:r>
            <w:proofErr w:type="gram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代碼</w:t>
            </w:r>
          </w:p>
        </w:tc>
      </w:tr>
      <w:tr w:rsidR="007C51B9" w:rsidRPr="00B61F54" w14:paraId="39E1301A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6F9421" w14:textId="3FA09ED1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92987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WebBankPassword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EF1AD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E48FD5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6E91E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網銀密碼</w:t>
            </w:r>
            <w:proofErr w:type="gramEnd"/>
          </w:p>
        </w:tc>
      </w:tr>
      <w:tr w:rsidR="007C51B9" w:rsidRPr="00B61F54" w14:paraId="49411317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EFF2ACB" w14:textId="0FF99A29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195CF3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IDFrontSide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0FC0C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263F0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A0AE0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身分證正面照</w:t>
            </w:r>
          </w:p>
        </w:tc>
      </w:tr>
      <w:tr w:rsidR="007C51B9" w:rsidRPr="00B61F54" w14:paraId="731B5AA9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863D4F" w14:textId="759BCF63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EAE56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IDBackSide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6E806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3F96F3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ECB5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身分證反面照</w:t>
            </w:r>
          </w:p>
        </w:tc>
      </w:tr>
      <w:tr w:rsidR="007C51B9" w:rsidRPr="00B61F54" w14:paraId="0661C19D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71FCFA" w14:textId="7570078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02FF2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CaptureSelfie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0255A8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9CB825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511A1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臉部照片</w:t>
            </w:r>
          </w:p>
        </w:tc>
      </w:tr>
      <w:tr w:rsidR="007C51B9" w:rsidRPr="00B61F54" w14:paraId="7A5492D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4D69CA" w14:textId="65DD4B36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E06EB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LastModifyDate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03E733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C97A60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688F7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最後修改日期</w:t>
            </w:r>
          </w:p>
        </w:tc>
      </w:tr>
      <w:tr w:rsidR="007C51B9" w:rsidRPr="00B61F54" w14:paraId="5A4BF404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92D877" w14:textId="759B44FC" w:rsidR="007C51B9" w:rsidRPr="00B61F54" w:rsidRDefault="007C51B9" w:rsidP="007C51B9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871F4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C7BCAA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9D7F61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2C79D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驗證碼</w:t>
            </w:r>
          </w:p>
        </w:tc>
      </w:tr>
      <w:tr w:rsidR="007C51B9" w:rsidRPr="00B61F54" w14:paraId="1AFC3EBC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EDD2A66" w14:textId="60B266B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B068F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OTPExpire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B6AFE2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862BC4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4A070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到期時間</w:t>
            </w:r>
          </w:p>
        </w:tc>
      </w:tr>
      <w:tr w:rsidR="007C51B9" w:rsidRPr="00B61F54" w14:paraId="67BB3245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FF65B2" w14:textId="371C4FC8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ED4EB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OTPDay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F2397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929844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8380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錯誤日</w:t>
            </w:r>
          </w:p>
        </w:tc>
      </w:tr>
      <w:tr w:rsidR="007C51B9" w:rsidRPr="00B61F54" w14:paraId="0B94AE09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3848252" w14:textId="542D6D71" w:rsidR="007C51B9" w:rsidRPr="00B61F54" w:rsidRDefault="007C51B9" w:rsidP="007C51B9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884F6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OTPMonth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5A93B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25610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0C513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錯誤月份</w:t>
            </w:r>
          </w:p>
        </w:tc>
      </w:tr>
      <w:tr w:rsidR="007C51B9" w:rsidRPr="00B61F54" w14:paraId="0959785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E536E8" w14:textId="6DCC7452" w:rsidR="007C51B9" w:rsidRPr="00B61F54" w:rsidRDefault="007C51B9" w:rsidP="007C51B9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783F7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OTPDayError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289D1D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20414B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75B97B" w14:textId="77777777" w:rsidR="007C51B9" w:rsidRPr="00B61F54" w:rsidRDefault="007C51B9" w:rsidP="007C51B9">
            <w:pPr>
              <w:jc w:val="both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當日錯誤次數</w:t>
            </w:r>
          </w:p>
        </w:tc>
      </w:tr>
      <w:tr w:rsidR="007C51B9" w:rsidRPr="00B61F54" w14:paraId="1D935FC0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6AF846" w14:textId="579759AF" w:rsidR="007C51B9" w:rsidRPr="00B61F54" w:rsidRDefault="007C51B9" w:rsidP="007C51B9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C37EA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OTPMonthError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DDC13A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AA6A2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E7898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當月錯誤次數</w:t>
            </w:r>
          </w:p>
        </w:tc>
      </w:tr>
      <w:tr w:rsidR="007C51B9" w:rsidRPr="00B61F54" w14:paraId="4C95738D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CD1793" w14:textId="64587DFE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0E3F8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OCRCustomerName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A86282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D7D2BE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BCA1B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7C51B9" w:rsidRPr="00B61F54" w14:paraId="254C268A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7EC24A" w14:textId="31E656EF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F05119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OCRCustomerID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63F91C" w14:textId="3F20D80C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>
              <w:rPr>
                <w:rFonts w:ascii="微軟正黑體" w:hAnsi="微軟正黑體"/>
                <w:sz w:val="18"/>
                <w:szCs w:val="18"/>
              </w:rPr>
              <w:t>200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587686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C7B3D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身份證字號</w:t>
            </w:r>
          </w:p>
        </w:tc>
      </w:tr>
      <w:tr w:rsidR="007C51B9" w:rsidRPr="00B61F54" w14:paraId="031DD390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6F3C45" w14:textId="6CA1EA9C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680F7D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OCRIssuedate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701F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82DBC9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36887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7C51B9" w:rsidRPr="00B61F54" w14:paraId="162451E7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A49F3E3" w14:textId="1AB2501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1E0443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OCRIssueplace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96630C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627BA2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2DB92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7C51B9" w:rsidRPr="00B61F54" w14:paraId="29DE63F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66CAC3" w14:textId="45B67D8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D450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OCRExpirydate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CDDB22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5C8D08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9B321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</w:p>
        </w:tc>
      </w:tr>
      <w:tr w:rsidR="007C51B9" w:rsidRPr="00B61F54" w14:paraId="7AA7DD38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ACF37C" w14:textId="04F9BC3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05BB3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OCRDateOfBirth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EBADF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7D5158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A65F6F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7C51B9" w:rsidRPr="00B61F54" w14:paraId="694AC4B1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4DE9A84" w14:textId="7BB5871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68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DA867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OCRSex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64FB7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ED5B8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29F28C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7C51B9" w:rsidRPr="00B61F54" w14:paraId="4E1EDE2D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468A05A" w14:textId="7E0BFDF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DC85AB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00DD64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3A314D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8226FF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7C51B9" w:rsidRPr="00B61F54" w14:paraId="42A8E18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3E4083" w14:textId="2D1A64D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3DA51A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F3A32D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C7A8D3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A47852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7C51B9" w:rsidRPr="00B61F54" w14:paraId="5468F91F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3E15FB8" w14:textId="689C496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2207F5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983459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1CF4D9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A23B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7C51B9" w:rsidRPr="00B61F54" w14:paraId="075C9F84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2A0BC7" w14:textId="4EB9BDF4" w:rsidR="007C51B9" w:rsidRPr="00F47E3A" w:rsidRDefault="007C51B9" w:rsidP="007C51B9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72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12B241" w14:textId="77777777" w:rsidR="007C51B9" w:rsidRPr="00F47E3A" w:rsidRDefault="007C51B9" w:rsidP="007C51B9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proofErr w:type="spellStart"/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OCRProvinceORCity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4D1CBC" w14:textId="77777777" w:rsidR="007C51B9" w:rsidRPr="00F47E3A" w:rsidRDefault="007C51B9" w:rsidP="007C51B9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proofErr w:type="gramStart"/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NVARCHAR(</w:t>
            </w:r>
            <w:proofErr w:type="gramEnd"/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54502E" w14:textId="77777777" w:rsidR="007C51B9" w:rsidRPr="00F47E3A" w:rsidRDefault="007C51B9" w:rsidP="007C51B9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4E687" w14:textId="77777777" w:rsidR="007C51B9" w:rsidRPr="00F47E3A" w:rsidRDefault="007C51B9" w:rsidP="007C51B9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</w:t>
            </w:r>
            <w:r w:rsidRPr="00F47E3A">
              <w:rPr>
                <w:rFonts w:ascii="微軟正黑體" w:hAnsi="微軟正黑體" w:hint="eastAsia"/>
                <w:strike/>
                <w:color w:val="FF0000"/>
                <w:sz w:val="18"/>
                <w:szCs w:val="18"/>
              </w:rPr>
              <w:t>戶籍國家</w:t>
            </w:r>
          </w:p>
        </w:tc>
      </w:tr>
      <w:tr w:rsidR="007C51B9" w:rsidRPr="00B61F54" w14:paraId="3CFAC95E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602F99" w14:textId="46B90DEF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0EAD3E" w14:textId="7E44DFD2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IsTrueID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18E0E4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785B9A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5EF57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proofErr w:type="spell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0F1EA89A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0BE267" w14:textId="445870ED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74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F97FA7" w14:textId="5349770A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IsOCR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A31BC8" w14:textId="77777777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6DBA13" w14:textId="77777777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882C76" w14:textId="205EDCCD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OCR</w:t>
            </w:r>
            <w:r w:rsidR="00424EEC" w:rsidRPr="005609E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結果</w:t>
            </w:r>
          </w:p>
        </w:tc>
      </w:tr>
      <w:tr w:rsidR="007C51B9" w:rsidRPr="00B61F54" w14:paraId="7C4A1DB7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636C7A1" w14:textId="0FF10B8B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95415C" w14:textId="1C8ED986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IsKALAPA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F9200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4F13A0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B09B7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KALAPA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48576625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62F9E1" w14:textId="2D548600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190514" w14:textId="205BB2ED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IsAML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E4B00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41B543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3B87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黑名單結果</w:t>
            </w:r>
          </w:p>
        </w:tc>
      </w:tr>
      <w:tr w:rsidR="007C51B9" w:rsidRPr="00B61F54" w14:paraId="4602856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F681E4" w14:textId="1EA571D0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1E99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CBE11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86D38D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6E716F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經辦員工編號</w:t>
            </w:r>
          </w:p>
        </w:tc>
      </w:tr>
      <w:tr w:rsidR="007C51B9" w:rsidRPr="00B61F54" w14:paraId="424905A0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9C52865" w14:textId="4C0BFACC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AB925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190F4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6C1F8A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2B79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經辦姓名</w:t>
            </w:r>
          </w:p>
        </w:tc>
      </w:tr>
      <w:tr w:rsidR="007C51B9" w:rsidRPr="00B61F54" w14:paraId="4A74979E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699DB3" w14:textId="02A153D5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395F3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C4E6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C908C1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1C2A3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經辦修改時間</w:t>
            </w:r>
          </w:p>
        </w:tc>
      </w:tr>
      <w:tr w:rsidR="000C49B9" w:rsidRPr="00B61F54" w14:paraId="3AEDFCD8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B53DEE" w14:textId="27BFEFC8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0C49B9">
              <w:rPr>
                <w:rFonts w:ascii="微軟正黑體" w:hAnsi="微軟正黑體"/>
                <w:color w:val="FF0000"/>
                <w:sz w:val="18"/>
                <w:szCs w:val="18"/>
              </w:rPr>
              <w:t>80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158511" w14:textId="11B59E73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ClerkSummary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9E9A18" w14:textId="7F8C6CA1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8A6F0C" w14:textId="493047EF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D30183" w14:textId="5C4487F2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評估說明</w:t>
            </w:r>
          </w:p>
        </w:tc>
      </w:tr>
      <w:tr w:rsidR="000C49B9" w:rsidRPr="00B61F54" w14:paraId="62882D3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E96F46" w14:textId="095E9910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EB955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F8B0BF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A15214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D66FB4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放行人員編號</w:t>
            </w:r>
          </w:p>
        </w:tc>
      </w:tr>
      <w:tr w:rsidR="000C49B9" w:rsidRPr="00B61F54" w14:paraId="6FA5EC43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3ACB15" w14:textId="0D22A048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8D9807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0E359D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2B7F42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BDDBCB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放行人員姓名</w:t>
            </w:r>
          </w:p>
        </w:tc>
      </w:tr>
      <w:tr w:rsidR="000C49B9" w:rsidRPr="00B61F54" w14:paraId="448B8A71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B65A74C" w14:textId="6C4EED7D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CFEA40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5A5258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15E38A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C722B6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放行時間</w:t>
            </w:r>
          </w:p>
        </w:tc>
      </w:tr>
      <w:tr w:rsidR="000C49B9" w:rsidRPr="00B61F54" w14:paraId="570D660F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4AE14D" w14:textId="2E82AD6C" w:rsidR="000C49B9" w:rsidRPr="00AD64CA" w:rsidRDefault="000C49B9" w:rsidP="000C49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0C49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84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B20F0E" w14:textId="6CF406A0" w:rsidR="000C49B9" w:rsidRPr="00AD64CA" w:rsidRDefault="000C49B9" w:rsidP="000C49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ExaminerSummary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F85BE2" w14:textId="1E9D3F07" w:rsidR="000C49B9" w:rsidRPr="00AD64CA" w:rsidRDefault="000C49B9" w:rsidP="000C49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9D81A" w14:textId="1C465FD3" w:rsidR="000C49B9" w:rsidRPr="00AD64CA" w:rsidRDefault="000C49B9" w:rsidP="000C49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141F9C" w14:textId="1B475049" w:rsidR="000C49B9" w:rsidRPr="00AD64CA" w:rsidRDefault="000C49B9" w:rsidP="000C49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簽核意見</w:t>
            </w:r>
          </w:p>
        </w:tc>
      </w:tr>
      <w:tr w:rsidR="000C49B9" w:rsidRPr="00B61F54" w14:paraId="3ECEC9B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1124BE" w14:textId="6643DD20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BB57F5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Account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29F7B2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102927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078D90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帳號</w:t>
            </w:r>
          </w:p>
        </w:tc>
      </w:tr>
      <w:tr w:rsidR="000C49B9" w:rsidRPr="00B61F54" w14:paraId="4572124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1C7939" w14:textId="719E9682" w:rsidR="000C49B9" w:rsidRPr="00B61F54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634517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OpenAccountDate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5E64D7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4F4BA6" w14:textId="77777777" w:rsidR="000C49B9" w:rsidRPr="00A651B8" w:rsidRDefault="000C49B9" w:rsidP="000C49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15D3FB" w14:textId="77777777" w:rsidR="000C49B9" w:rsidRPr="00A651B8" w:rsidRDefault="000C49B9" w:rsidP="000C49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開戶日期</w:t>
            </w:r>
          </w:p>
        </w:tc>
      </w:tr>
      <w:tr w:rsidR="00AD64CA" w:rsidRPr="00B61F54" w14:paraId="79047FEC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848D4C" w14:textId="7AE3F47F" w:rsidR="00AD64CA" w:rsidRPr="00AD64CA" w:rsidRDefault="000C49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92D6BF5" w14:textId="2C484120" w:rsidR="00AD64CA" w:rsidRPr="00AD64CA" w:rsidRDefault="007003D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7003DE">
              <w:rPr>
                <w:rFonts w:ascii="微軟正黑體" w:hAnsi="微軟正黑體"/>
                <w:color w:val="FF0000"/>
                <w:sz w:val="18"/>
                <w:szCs w:val="18"/>
              </w:rPr>
              <w:t>ClosedDate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E937D8F" w14:textId="4889974B" w:rsidR="00AD64CA" w:rsidRPr="00AD64CA" w:rsidRDefault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D</w:t>
            </w: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B448B79" w14:textId="617DF2FC" w:rsidR="00AD64CA" w:rsidRPr="00AD64CA" w:rsidRDefault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A78776" w14:textId="7AE46B4F" w:rsidR="00AD64CA" w:rsidRPr="00AD64CA" w:rsidRDefault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結案日期</w:t>
            </w:r>
          </w:p>
        </w:tc>
      </w:tr>
      <w:tr w:rsidR="00D933D0" w:rsidRPr="00B61F54" w14:paraId="532D2CA8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9EDC21" w14:textId="1B73B88E" w:rsidR="00D933D0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26FB62F" w14:textId="47256403" w:rsidR="00D933D0" w:rsidRPr="007003DE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OpenFlag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ACD488" w14:textId="007A9DC9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624CBC" w14:textId="7B03E190" w:rsidR="00D933D0" w:rsidRPr="00AD64CA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268E48" w14:textId="5EF13E55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開戶記號</w:t>
            </w:r>
          </w:p>
        </w:tc>
      </w:tr>
    </w:tbl>
    <w:p w14:paraId="4FA9622C" w14:textId="77777777" w:rsidR="00E45A5D" w:rsidRDefault="00E45A5D" w:rsidP="00E45A5D">
      <w:pPr>
        <w:rPr>
          <w:rFonts w:ascii="微軟正黑體" w:hAnsi="微軟正黑體" w:cs="新細明體"/>
          <w:szCs w:val="24"/>
        </w:rPr>
      </w:pPr>
      <w:r w:rsidRPr="00A651B8">
        <w:rPr>
          <w:rFonts w:ascii="微軟正黑體" w:hAnsi="微軟正黑體" w:cs="新細明體" w:hint="eastAsia"/>
          <w:szCs w:val="24"/>
        </w:rPr>
        <w:t>加密說明</w:t>
      </w:r>
    </w:p>
    <w:p w14:paraId="7EA73B4A" w14:textId="77777777" w:rsidR="00E45A5D" w:rsidRPr="00AE29A9" w:rsidRDefault="00E45A5D" w:rsidP="00E45A5D">
      <w:pPr>
        <w:pStyle w:val="aa"/>
        <w:numPr>
          <w:ilvl w:val="0"/>
          <w:numId w:val="31"/>
        </w:numPr>
        <w:ind w:leftChars="0"/>
        <w:rPr>
          <w:rFonts w:ascii="微軟正黑體" w:hAnsi="微軟正黑體" w:cs="新細明體"/>
          <w:szCs w:val="24"/>
        </w:rPr>
      </w:pPr>
      <w:proofErr w:type="gramStart"/>
      <w:r w:rsidRPr="00950905">
        <w:rPr>
          <w:rFonts w:ascii="微軟正黑體" w:hAnsi="微軟正黑體" w:cs="新細明體" w:hint="eastAsia"/>
          <w:szCs w:val="24"/>
        </w:rPr>
        <w:t>網銀使用者</w:t>
      </w:r>
      <w:proofErr w:type="gramEnd"/>
      <w:r w:rsidRPr="00950905">
        <w:rPr>
          <w:rFonts w:ascii="微軟正黑體" w:hAnsi="微軟正黑體" w:cs="新細明體" w:hint="eastAsia"/>
          <w:szCs w:val="24"/>
        </w:rPr>
        <w:t>代碼</w:t>
      </w:r>
      <w:r>
        <w:rPr>
          <w:rFonts w:ascii="微軟正黑體" w:hAnsi="微軟正黑體" w:cs="新細明體" w:hint="eastAsia"/>
          <w:szCs w:val="24"/>
        </w:rPr>
        <w:t>、</w:t>
      </w:r>
      <w:proofErr w:type="gramStart"/>
      <w:r w:rsidRPr="00950905">
        <w:rPr>
          <w:rFonts w:ascii="微軟正黑體" w:hAnsi="微軟正黑體" w:cs="新細明體" w:hint="eastAsia"/>
          <w:szCs w:val="24"/>
        </w:rPr>
        <w:t>網銀密碼</w:t>
      </w:r>
      <w:proofErr w:type="gramEnd"/>
      <w:r w:rsidRPr="00AE29A9">
        <w:rPr>
          <w:rFonts w:ascii="微軟正黑體" w:hAnsi="微軟正黑體" w:cs="新細明體" w:hint="eastAsia"/>
          <w:szCs w:val="24"/>
        </w:rPr>
        <w:t>，寫入資料庫時為加密密文</w:t>
      </w:r>
    </w:p>
    <w:p w14:paraId="44335228" w14:textId="10AAB671" w:rsidR="00C4533E" w:rsidRPr="00575494" w:rsidRDefault="00E45A5D" w:rsidP="00C4533E">
      <w:pPr>
        <w:pStyle w:val="aa"/>
        <w:numPr>
          <w:ilvl w:val="0"/>
          <w:numId w:val="31"/>
        </w:numPr>
        <w:ind w:leftChars="0"/>
        <w:rPr>
          <w:rFonts w:ascii="微軟正黑體" w:hAnsi="微軟正黑體" w:cs="新細明體"/>
          <w:szCs w:val="24"/>
        </w:rPr>
      </w:pPr>
      <w:r w:rsidRPr="00DC7199">
        <w:rPr>
          <w:rFonts w:ascii="微軟正黑體" w:hAnsi="微軟正黑體" w:cs="新細明體" w:hint="eastAsia"/>
          <w:color w:val="FF0000"/>
          <w:szCs w:val="24"/>
        </w:rPr>
        <w:t>加密方式待確認</w:t>
      </w: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</w:tblGrid>
      <w:tr w:rsidR="00C4533E" w:rsidRPr="00B61F54" w14:paraId="5A0151E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39CB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Refrence</w:t>
            </w:r>
            <w:proofErr w:type="spellEnd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 xml:space="preserve"> Keys</w:t>
            </w:r>
          </w:p>
        </w:tc>
      </w:tr>
    </w:tbl>
    <w:p w14:paraId="7FAF26BC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965"/>
        <w:gridCol w:w="698"/>
        <w:gridCol w:w="2068"/>
      </w:tblGrid>
      <w:tr w:rsidR="00C4533E" w:rsidRPr="00B61F54" w14:paraId="3CE581CE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D6E001E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00768A0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74580FE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07252F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Reference To</w:t>
            </w:r>
          </w:p>
        </w:tc>
      </w:tr>
      <w:tr w:rsidR="00C4533E" w:rsidRPr="00B61F54" w14:paraId="4B8E6537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B19EE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297B1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FK_IncomingTemp_IncomingStatus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637778" w14:textId="4629A26D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EB2245" w14:textId="264037C8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[</w:t>
            </w: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IncomingStatus</w:t>
            </w:r>
            <w:proofErr w:type="spellEnd"/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].[</w:t>
            </w:r>
            <w:proofErr w:type="gramEnd"/>
            <w:r w:rsidR="00623512" w:rsidRPr="00623512">
              <w:rPr>
                <w:rFonts w:ascii="微軟正黑體" w:hAnsi="微軟正黑體"/>
                <w:color w:val="FF0000"/>
                <w:sz w:val="18"/>
                <w:szCs w:val="18"/>
              </w:rPr>
              <w:t>Value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]</w:t>
            </w:r>
          </w:p>
        </w:tc>
      </w:tr>
    </w:tbl>
    <w:p w14:paraId="30CDD901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C4533E" w:rsidRPr="00B61F54" w14:paraId="0EC19C25" w14:textId="77777777" w:rsidTr="00C4533E">
        <w:tc>
          <w:tcPr>
            <w:tcW w:w="0" w:type="auto"/>
            <w:shd w:val="clear" w:color="auto" w:fill="FFFFFF"/>
            <w:vAlign w:val="center"/>
            <w:hideMark/>
          </w:tcPr>
          <w:p w14:paraId="640AD60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348FE380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580"/>
        <w:gridCol w:w="819"/>
        <w:gridCol w:w="783"/>
      </w:tblGrid>
      <w:tr w:rsidR="00C4533E" w:rsidRPr="00B61F54" w14:paraId="0E4B24D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F1777D9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25D8B3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9B2661E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C045C0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C4533E" w:rsidRPr="00B61F54" w14:paraId="459AB48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D099E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D184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PK_IncomingTemp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89EC4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3B5E3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14F4DBDB" w14:textId="78F1BF24" w:rsidR="00E41AED" w:rsidRPr="00B61F54" w:rsidRDefault="00E41AED">
      <w:pPr>
        <w:widowControl/>
        <w:rPr>
          <w:rFonts w:ascii="微軟正黑體" w:hAnsi="微軟正黑體"/>
          <w:color w:val="000000"/>
          <w:kern w:val="0"/>
          <w:sz w:val="18"/>
          <w:szCs w:val="18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</w:tblGrid>
      <w:tr w:rsidR="00E41AED" w:rsidRPr="00B61F54" w14:paraId="5AAC15CB" w14:textId="77777777" w:rsidTr="005B4540">
        <w:tc>
          <w:tcPr>
            <w:tcW w:w="8222" w:type="dxa"/>
            <w:shd w:val="clear" w:color="auto" w:fill="D3D3D3"/>
            <w:vAlign w:val="center"/>
            <w:hideMark/>
          </w:tcPr>
          <w:p w14:paraId="10A31011" w14:textId="6B0CF480" w:rsidR="00E41AED" w:rsidRPr="00B61F54" w:rsidRDefault="00E41AED" w:rsidP="005B4540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Table:Incoming</w:t>
            </w:r>
            <w:r w:rsidR="007E4AB6"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History</w:t>
            </w:r>
            <w:proofErr w:type="spellEnd"/>
            <w:proofErr w:type="gramEnd"/>
          </w:p>
        </w:tc>
      </w:tr>
    </w:tbl>
    <w:p w14:paraId="16CD00BD" w14:textId="77777777" w:rsidR="00E41AED" w:rsidRPr="00B61F54" w:rsidRDefault="00E41AED" w:rsidP="00E41AED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4"/>
      </w:tblGrid>
      <w:tr w:rsidR="00E41AED" w:rsidRPr="00B61F54" w14:paraId="50DAB27D" w14:textId="77777777" w:rsidTr="005B4540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A20D0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E41AED" w:rsidRPr="00B61F54" w14:paraId="656884F0" w14:textId="77777777" w:rsidTr="005B4540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FE434B" w14:textId="762A0050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color w:val="0070C0"/>
                <w:sz w:val="18"/>
                <w:szCs w:val="18"/>
              </w:rPr>
              <w:t>進件資料</w:t>
            </w:r>
            <w:proofErr w:type="gramEnd"/>
            <w:r w:rsidR="003472C6" w:rsidRPr="00B61F54">
              <w:rPr>
                <w:rFonts w:ascii="微軟正黑體" w:hAnsi="微軟正黑體" w:hint="eastAsia"/>
                <w:color w:val="0070C0"/>
                <w:sz w:val="18"/>
                <w:szCs w:val="18"/>
              </w:rPr>
              <w:t>歷史</w:t>
            </w:r>
            <w:r w:rsidRPr="00B61F54">
              <w:rPr>
                <w:rFonts w:ascii="微軟正黑體" w:hAnsi="微軟正黑體" w:hint="eastAsia"/>
                <w:color w:val="0070C0"/>
                <w:sz w:val="18"/>
                <w:szCs w:val="18"/>
              </w:rPr>
              <w:t>表</w:t>
            </w:r>
          </w:p>
        </w:tc>
      </w:tr>
    </w:tbl>
    <w:p w14:paraId="75C0CC37" w14:textId="77777777" w:rsidR="00E41AED" w:rsidRPr="00B61F54" w:rsidRDefault="00E41AED" w:rsidP="00E41AED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E41AED" w:rsidRPr="00B61F54" w14:paraId="1946200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6762C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32475FF2" w14:textId="77777777" w:rsidR="00E41AED" w:rsidRPr="00B61F54" w:rsidRDefault="00E41AED" w:rsidP="00E41AED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470"/>
        <w:gridCol w:w="1813"/>
        <w:gridCol w:w="745"/>
        <w:gridCol w:w="2752"/>
      </w:tblGrid>
      <w:tr w:rsidR="00E41AED" w:rsidRPr="00B61F54" w14:paraId="35E0DBE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7389FF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25E672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AA73C13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CB86BA2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A0611A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E41AED" w:rsidRPr="00B61F54" w14:paraId="2687E37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62419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7BB2B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842DC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UNIQUEIDENTIFIER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C616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91F59A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E41AED" w:rsidRPr="00B61F54" w14:paraId="7092BC71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2E5A3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47F83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No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099EE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22172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DF0A1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案件編號</w:t>
            </w:r>
          </w:p>
        </w:tc>
      </w:tr>
      <w:tr w:rsidR="00E41AED" w:rsidRPr="00B61F54" w14:paraId="34E39ED8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541BC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BAB4A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CreateDate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B235B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C3009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FACEF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進件時間</w:t>
            </w:r>
            <w:proofErr w:type="gramEnd"/>
          </w:p>
        </w:tc>
      </w:tr>
      <w:tr w:rsidR="00E41AED" w:rsidRPr="00B61F54" w14:paraId="553C167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51A3A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F253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428A2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BA498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A4116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位址</w:t>
            </w:r>
          </w:p>
        </w:tc>
      </w:tr>
      <w:tr w:rsidR="00E41AED" w:rsidRPr="00B61F54" w14:paraId="7DE93233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37F90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58604C" w14:textId="1D7F2909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2D0A91">
              <w:rPr>
                <w:rFonts w:ascii="微軟正黑體" w:hAnsi="微軟正黑體"/>
                <w:color w:val="FF0000"/>
                <w:sz w:val="18"/>
                <w:szCs w:val="18"/>
              </w:rPr>
              <w:t>Status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7321A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E8F3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28BD0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案件狀態</w:t>
            </w:r>
          </w:p>
        </w:tc>
      </w:tr>
      <w:tr w:rsidR="00E41AED" w:rsidRPr="00B61F54" w14:paraId="4B02E01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37BB3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174F4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Email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4A411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AF324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9508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信箱</w:t>
            </w:r>
          </w:p>
        </w:tc>
      </w:tr>
      <w:tr w:rsidR="00E41AED" w:rsidRPr="00B61F54" w14:paraId="721D1464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5BFA7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A5A4B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MobilePhone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ABE9D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380C7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43263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手機號碼</w:t>
            </w:r>
          </w:p>
        </w:tc>
      </w:tr>
      <w:tr w:rsidR="00E41AED" w:rsidRPr="00B61F54" w14:paraId="14A6016B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A4446D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E1EC6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3801D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AB72B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5BC51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E41AED" w:rsidRPr="00B61F54" w14:paraId="76C17C61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91207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9750B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00745D" w14:textId="36F92669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  <w:r w:rsidR="00553D0C">
              <w:rPr>
                <w:rFonts w:ascii="微軟正黑體" w:hAnsi="微軟正黑體"/>
                <w:sz w:val="18"/>
                <w:szCs w:val="18"/>
              </w:rPr>
              <w:t>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7D059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4CBB7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身分證字號</w:t>
            </w:r>
          </w:p>
        </w:tc>
      </w:tr>
      <w:tr w:rsidR="00E41AED" w:rsidRPr="00B61F54" w14:paraId="43D749D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CD8A7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4734A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BCCB80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D7FAF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C3AD2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E41AED" w:rsidRPr="00B61F54" w14:paraId="7C3604D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38F402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F5B2F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Issueplace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F771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E85A2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D7C89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E41AED" w:rsidRPr="00B61F54" w14:paraId="4C4555BE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64A5B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362FD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D5A36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A293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3B0BE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(for Citizen ID)</w:t>
            </w:r>
          </w:p>
        </w:tc>
      </w:tr>
      <w:tr w:rsidR="00E41AED" w:rsidRPr="00B61F54" w14:paraId="5B040CDB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7414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FFFC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DateOfBirth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5578D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8FB3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9A282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E41AED" w:rsidRPr="00B61F54" w14:paraId="57678515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6E047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E8AC6" w14:textId="2C9AC746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Sex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E8839" w14:textId="6FBA9B3A" w:rsidR="00E41AED" w:rsidRPr="00B61F54" w:rsidRDefault="00530E1E" w:rsidP="005B4540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8CD8B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61939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E41AED" w:rsidRPr="00B61F54" w14:paraId="75A2F3B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695B2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DBEAC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TaxCode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CA797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25AF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87966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稅務號碼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(if any)</w:t>
            </w:r>
          </w:p>
        </w:tc>
      </w:tr>
      <w:tr w:rsidR="00E41AED" w:rsidRPr="00B61F54" w14:paraId="0765F3DA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6CBA0E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2A6740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C7FCF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1176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2BABA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41AED" w:rsidRPr="00B61F54" w14:paraId="28BFF408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48AA2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5016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36E8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B363D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0B120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41AED" w:rsidRPr="00B61F54" w14:paraId="6A297132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1AE0C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7EE5B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3F71C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FCA00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42A5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E41AED" w:rsidRPr="00B61F54" w14:paraId="57712C8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E87556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EA4CD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ProvinceOrCity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92C3D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6F48D3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4991F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省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/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城市</w:t>
            </w:r>
          </w:p>
        </w:tc>
      </w:tr>
      <w:tr w:rsidR="00E41AED" w:rsidRPr="00B61F54" w14:paraId="57E6988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C6570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0506B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RegisteredCountry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DFD1F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75DE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29567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戶籍國家</w:t>
            </w:r>
          </w:p>
        </w:tc>
      </w:tr>
      <w:tr w:rsidR="00E41AED" w:rsidRPr="00B61F54" w14:paraId="10EA20EE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772F1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56655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7A883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C9202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3D83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41AED" w:rsidRPr="00B61F54" w14:paraId="06F2BD50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DFC5E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C7549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046E9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14288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63C11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41AED" w:rsidRPr="00B61F54" w14:paraId="32190BCE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555D83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F12DF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7CA86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56660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584EA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530E1E" w:rsidRPr="00B61F54" w14:paraId="275D24E9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6AEFD" w14:textId="77777777" w:rsidR="00530E1E" w:rsidRPr="00B61F54" w:rsidRDefault="00530E1E" w:rsidP="00530E1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D3C885" w14:textId="5530311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SBVTypeOfNature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0C08164" w14:textId="5FA479BF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30A289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D82701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所屬產業</w:t>
            </w:r>
          </w:p>
        </w:tc>
      </w:tr>
      <w:tr w:rsidR="00530E1E" w:rsidRPr="00B61F54" w14:paraId="363B7380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5DC66D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921DE4" w14:textId="64EEBAEF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B916295" w14:textId="6F0B97D3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7FD527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213002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職業</w:t>
            </w:r>
          </w:p>
        </w:tc>
      </w:tr>
      <w:tr w:rsidR="00530E1E" w:rsidRPr="00B61F54" w14:paraId="25604446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CAC6E0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3C3CE3" w14:textId="7AE04B45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OccupationTitle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0F8D589" w14:textId="00B96054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24D962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48508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職稱</w:t>
            </w:r>
          </w:p>
        </w:tc>
      </w:tr>
      <w:tr w:rsidR="00530E1E" w:rsidRPr="00B61F54" w14:paraId="125F7B97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27E607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B08804" w14:textId="6F54AE0E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AccountOpeningPurpose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15EC377" w14:textId="40AAB233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7D870C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B29088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開戶目的</w:t>
            </w:r>
          </w:p>
        </w:tc>
      </w:tr>
      <w:tr w:rsidR="00530E1E" w:rsidRPr="00B61F54" w14:paraId="2814F11E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14FC96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2AF130" w14:textId="688DF1A2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FundSources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E73B173" w14:textId="13940823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6B8204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6782E3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財富資金來源</w:t>
            </w:r>
          </w:p>
        </w:tc>
      </w:tr>
      <w:tr w:rsidR="00E41AED" w:rsidRPr="00B61F54" w14:paraId="0EC3371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72DDA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29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DE34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ApplyDebitCard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F5CB1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7C8A6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D60D2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同時申請金融卡</w:t>
            </w:r>
          </w:p>
        </w:tc>
      </w:tr>
      <w:tr w:rsidR="00E41AED" w:rsidRPr="00B61F54" w14:paraId="64B7F07A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24F70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25653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CardType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8C620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C5769D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645FB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金融卡類別</w:t>
            </w:r>
          </w:p>
        </w:tc>
      </w:tr>
      <w:tr w:rsidR="00E41AED" w:rsidRPr="00B61F54" w14:paraId="33C36275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9156B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B918A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IssueForm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F48F7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30DAA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409C9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核發方式</w:t>
            </w:r>
          </w:p>
        </w:tc>
      </w:tr>
      <w:tr w:rsidR="00E41AED" w:rsidRPr="00B61F54" w14:paraId="4CE204F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A4FF0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D908F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CardReceipt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3A8A09" w14:textId="7B5610C5" w:rsidR="00E41AED" w:rsidRPr="00B61F54" w:rsidRDefault="00E43847" w:rsidP="005B4540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CE30B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2EE3B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發送金融卡方式</w:t>
            </w:r>
          </w:p>
        </w:tc>
      </w:tr>
      <w:tr w:rsidR="00E41AED" w:rsidRPr="00B61F54" w14:paraId="5FFDA970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E6829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2D313A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C64B6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474CE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5E841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41AED" w:rsidRPr="00B61F54" w14:paraId="7AB3B65C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5A140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FA21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BB349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DE2B1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28438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41AED" w:rsidRPr="00B61F54" w14:paraId="53423E5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67E53A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D1BB0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002CD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C6252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8B2CC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E41AED" w:rsidRPr="00B61F54" w14:paraId="63B4947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5F4EBA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5C0BCF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3E0706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A050B7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4546AA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注意事項版號</w:t>
            </w:r>
            <w:proofErr w:type="gramEnd"/>
          </w:p>
        </w:tc>
      </w:tr>
      <w:tr w:rsidR="00E41AED" w:rsidRPr="00B61F54" w14:paraId="577A4313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16A1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4080D3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NoticeAgreeDate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AF185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30777A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64360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開戶注意事項勾選日期</w:t>
            </w:r>
          </w:p>
        </w:tc>
      </w:tr>
      <w:tr w:rsidR="00E41AED" w:rsidRPr="00B61F54" w14:paraId="3D171B30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6C232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D03DB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9B1F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8E110D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30E6E8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E41AED" w:rsidRPr="00B61F54" w14:paraId="6EB8E45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7AD02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9098E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AgreementAgreeDate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478262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1AB9C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0180D9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開戶條款勾選時間</w:t>
            </w:r>
          </w:p>
        </w:tc>
      </w:tr>
      <w:tr w:rsidR="00E41AED" w:rsidRPr="00B61F54" w14:paraId="642023AC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1DB45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9BCDC2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31841E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61119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EAA747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版號</w:t>
            </w:r>
            <w:proofErr w:type="gramEnd"/>
          </w:p>
        </w:tc>
      </w:tr>
      <w:tr w:rsidR="00E41AED" w:rsidRPr="00B61F54" w14:paraId="4481396C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55F1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1D5F7A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E4A3A9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676A27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603940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勾選日期</w:t>
            </w:r>
          </w:p>
        </w:tc>
      </w:tr>
      <w:tr w:rsidR="00E41AED" w:rsidRPr="00B61F54" w14:paraId="50CBEC1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84B0A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7A27B8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52C65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90B5D4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9C49E6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E41AED" w:rsidRPr="00B61F54" w14:paraId="79E7B4E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2E4CD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476778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FATCAAgreeDate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592E60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54F32B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016760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勾選時間</w:t>
            </w:r>
          </w:p>
        </w:tc>
      </w:tr>
      <w:tr w:rsidR="00E1097C" w:rsidRPr="00B61F54" w14:paraId="2ACC9A1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5AFB08" w14:textId="7D16272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5D4B7B" w14:textId="55E7E106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22584E7" w14:textId="3BB07A52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6855E0" w14:textId="7C517F24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B368EA" w14:textId="5D8782BC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proofErr w:type="gramStart"/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條款版號</w:t>
            </w:r>
            <w:proofErr w:type="gramEnd"/>
          </w:p>
        </w:tc>
      </w:tr>
      <w:tr w:rsidR="00E1097C" w:rsidRPr="00B61F54" w14:paraId="1E64EB74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20FC57" w14:textId="32AF4D79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7D6879" w14:textId="0A3BF95F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1DE61E" w14:textId="39DA5FE5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11BF8D" w14:textId="099D9861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EE55F8" w14:textId="7DEB7FF3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勾選時間</w:t>
            </w:r>
          </w:p>
        </w:tc>
      </w:tr>
      <w:tr w:rsidR="00E1097C" w:rsidRPr="00B61F54" w14:paraId="6D4FE30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3D264" w14:textId="0605DF8B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7B2377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C5D9A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6FC0D3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53D5D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  <w:proofErr w:type="gramEnd"/>
          </w:p>
        </w:tc>
      </w:tr>
      <w:tr w:rsidR="00E1097C" w:rsidRPr="00B61F54" w14:paraId="6749487B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C5D0B3" w14:textId="2A5D7B1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E42364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DebitAgreementAgreeDate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2E8E4B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159A5B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CF5700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金融卡條款勾選時間</w:t>
            </w:r>
          </w:p>
        </w:tc>
      </w:tr>
      <w:tr w:rsidR="00E1097C" w:rsidRPr="00B61F54" w14:paraId="63DB3AA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6E7A58" w14:textId="5F47DF8B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583C6B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DebitFormVersion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127C10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2E30B6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F87D7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</w:t>
            </w:r>
            <w:proofErr w:type="gramStart"/>
            <w:r w:rsidRPr="00A651B8">
              <w:rPr>
                <w:rFonts w:ascii="微軟正黑體" w:hAnsi="微軟正黑體" w:hint="eastAsia"/>
                <w:sz w:val="18"/>
                <w:szCs w:val="18"/>
              </w:rPr>
              <w:t>表單版號</w:t>
            </w:r>
            <w:proofErr w:type="gramEnd"/>
          </w:p>
        </w:tc>
      </w:tr>
      <w:tr w:rsidR="00E1097C" w:rsidRPr="00B61F54" w14:paraId="30601CCB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66B65E" w14:textId="6357CE8E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F24D7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DebitFormAgreeDate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E52D24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17A2C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B8B763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金融卡表單勾選時間</w:t>
            </w:r>
          </w:p>
        </w:tc>
      </w:tr>
      <w:tr w:rsidR="00E1097C" w:rsidRPr="00B61F54" w14:paraId="0B7A99A1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3D6AB0" w14:textId="3A9C0F7A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32E510" w14:textId="488B2E75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IDFrontSide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08A6BDA" w14:textId="1E8208C3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58909F" w14:textId="7D96D489" w:rsidR="00E1097C" w:rsidRPr="00B61F54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B0D225" w14:textId="1E6498B6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身分證正面照</w:t>
            </w:r>
          </w:p>
        </w:tc>
      </w:tr>
      <w:tr w:rsidR="00E1097C" w:rsidRPr="00B61F54" w14:paraId="7733B9A3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647433" w14:textId="100A98C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CACA01" w14:textId="14434B39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IDBackSide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B45D69" w14:textId="74A979A9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703ED7" w14:textId="24AD2BD4" w:rsidR="00E1097C" w:rsidRPr="00B61F54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2792B3" w14:textId="227718FE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身分證反面照</w:t>
            </w:r>
          </w:p>
        </w:tc>
      </w:tr>
      <w:tr w:rsidR="00E1097C" w:rsidRPr="00B61F54" w14:paraId="0E6AE103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658F8A" w14:textId="0193115D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405535" w14:textId="4E068BDC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CaptureSelfie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11B550" w14:textId="6C304A9D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65767C" w14:textId="13AB651F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57F4445" w14:textId="315301F2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臉部照片</w:t>
            </w:r>
          </w:p>
        </w:tc>
      </w:tr>
      <w:tr w:rsidR="00E1097C" w:rsidRPr="00B61F54" w14:paraId="3A90E656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46F0AE" w14:textId="020DC9D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8C0CB6" w14:textId="587E76C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LastModifyDate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D0A997" w14:textId="069FB6A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06C8EA" w14:textId="382E7F34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F56A8A6" w14:textId="6AD2CE9F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最後修改日期</w:t>
            </w:r>
          </w:p>
        </w:tc>
      </w:tr>
      <w:tr w:rsidR="00E1097C" w:rsidRPr="00B61F54" w14:paraId="23E01E47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3E138CC" w14:textId="6604372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4CD5DB" w14:textId="344D96B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OTPCode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B5140A" w14:textId="1F9B7BCB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5CEA98A" w14:textId="2AE8CCA6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4AC7CE" w14:textId="3FFFD51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驗證碼</w:t>
            </w:r>
          </w:p>
        </w:tc>
      </w:tr>
      <w:tr w:rsidR="00E1097C" w:rsidRPr="00B61F54" w14:paraId="109DD4D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7F6479B" w14:textId="4AC4016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E25FFE4" w14:textId="549EDCEC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OTPExpire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D6ADF6" w14:textId="6D8E367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DC9201" w14:textId="03CBEF7D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DA0FD2" w14:textId="41AF3EE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到期時間</w:t>
            </w:r>
          </w:p>
        </w:tc>
      </w:tr>
      <w:tr w:rsidR="00E1097C" w:rsidRPr="00B61F54" w14:paraId="2890B8E8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FBF981" w14:textId="5C75D8A7" w:rsidR="00E1097C" w:rsidRPr="00B61F54" w:rsidRDefault="00E1097C" w:rsidP="00E1097C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9F8DD4" w14:textId="7B0C784E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OTPDay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610A7D4" w14:textId="2870537B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033120" w14:textId="783F54FF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8092E8" w14:textId="30ACA722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錯誤日</w:t>
            </w:r>
          </w:p>
        </w:tc>
      </w:tr>
      <w:tr w:rsidR="00E1097C" w:rsidRPr="00B61F54" w14:paraId="6C41E227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1261F7" w14:textId="3005668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34517BA" w14:textId="6A949DCA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OTPMonth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CABE9A1" w14:textId="62763170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A2E7BAA" w14:textId="6B537478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4AFFBE" w14:textId="7BA8172D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錯誤月份</w:t>
            </w:r>
          </w:p>
        </w:tc>
      </w:tr>
      <w:tr w:rsidR="00E1097C" w:rsidRPr="00B61F54" w14:paraId="1EB4DD5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68DF2F8" w14:textId="5A3ACCB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AEF738" w14:textId="7A8E15A7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OTPDayError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4F2B76" w14:textId="37E18EB2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431B1F" w14:textId="632C1336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743227" w14:textId="2CE9E293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當日錯誤次數</w:t>
            </w:r>
          </w:p>
        </w:tc>
      </w:tr>
      <w:tr w:rsidR="00E1097C" w:rsidRPr="00B61F54" w14:paraId="2ABDA73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9CC813" w14:textId="1CCC5E80" w:rsidR="00E1097C" w:rsidRPr="00B61F54" w:rsidRDefault="00E1097C" w:rsidP="00E1097C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B43679" w14:textId="23A5E0B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OTPMonthError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9ABB49" w14:textId="2DAAB8FA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0FDEFA" w14:textId="09872943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E9CF2C" w14:textId="2146AC09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當月錯誤次數</w:t>
            </w:r>
          </w:p>
        </w:tc>
      </w:tr>
      <w:tr w:rsidR="00E1097C" w:rsidRPr="00B61F54" w14:paraId="167D75B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C5002F" w14:textId="67521C0E" w:rsidR="00E1097C" w:rsidRPr="00B61F54" w:rsidRDefault="00E1097C" w:rsidP="00E1097C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A4FA0B" w14:textId="2F428DB1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OCRCustomerName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195235" w14:textId="27429086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73AFC4" w14:textId="3FAF3A9F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2ADD6D" w14:textId="4068CCB7" w:rsidR="00E1097C" w:rsidRPr="00B61F54" w:rsidRDefault="00E1097C" w:rsidP="00E1097C">
            <w:pPr>
              <w:jc w:val="both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E1097C" w:rsidRPr="00B61F54" w14:paraId="5333C59F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1AB703" w14:textId="540B30D5" w:rsidR="00E1097C" w:rsidRPr="00B61F54" w:rsidRDefault="00E1097C" w:rsidP="00E1097C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EBE8C0" w14:textId="0F8251FD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OCRCustomerID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4CCE7D" w14:textId="159011A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  <w:r>
              <w:rPr>
                <w:rFonts w:ascii="微軟正黑體" w:hAnsi="微軟正黑體"/>
                <w:sz w:val="18"/>
                <w:szCs w:val="18"/>
              </w:rPr>
              <w:t>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F9A68DA" w14:textId="53021D1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1B54C0F" w14:textId="1322EB00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身份證字號</w:t>
            </w:r>
          </w:p>
        </w:tc>
      </w:tr>
      <w:tr w:rsidR="00E1097C" w:rsidRPr="00B61F54" w14:paraId="7CF90ACF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314D71" w14:textId="4C5D3CDC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749202" w14:textId="3D9E2B3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OCRIssuedate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124C23" w14:textId="77EC3950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1FFCCD5" w14:textId="3C5FA09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61D36F" w14:textId="3BA04AF9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E1097C" w:rsidRPr="00B61F54" w14:paraId="4067369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209DF5" w14:textId="2FF4A9D3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358BC75" w14:textId="0F68F9F1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OCRIssueplace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E42C978" w14:textId="494950F7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37C8E6" w14:textId="1CB3F956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230443" w14:textId="3F71176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E1097C" w:rsidRPr="00B61F54" w14:paraId="0125BF8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A6E852" w14:textId="5823DEB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2B6FF9" w14:textId="709BCF57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OCRExpirydate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7389A8" w14:textId="246E1F4A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74E8F2" w14:textId="2FB315E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194981" w14:textId="045C055B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</w:p>
        </w:tc>
      </w:tr>
      <w:tr w:rsidR="00E1097C" w:rsidRPr="00B61F54" w14:paraId="30F54F6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031FDA2" w14:textId="7322FA6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DBE3EE" w14:textId="59461DA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OCRDateOfBirth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C3E9A7" w14:textId="71EC1582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E79911" w14:textId="090222E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E7DC25" w14:textId="3200AE96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E1097C" w:rsidRPr="00B61F54" w14:paraId="5B397428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F42C10" w14:textId="1FEC190E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B4B2F24" w14:textId="5F3687B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OCRSex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5C3CEF" w14:textId="4A01151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9A9A41" w14:textId="26927071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1C8C26" w14:textId="5AF0602A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E1097C" w:rsidRPr="00B61F54" w14:paraId="57E69127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2A0104" w14:textId="3F8A0261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475D22A" w14:textId="52A5FF2D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70C7BAF" w14:textId="453B4BF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F1CE07" w14:textId="0EDE552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B79BA23" w14:textId="02751D13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1097C" w:rsidRPr="00B61F54" w14:paraId="73389BC0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5B6719" w14:textId="2C8A2A5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68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8F136F" w14:textId="61E910F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E94BA3" w14:textId="453C638B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4077C89" w14:textId="38C3A27D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41892F" w14:textId="443D6AD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1097C" w:rsidRPr="00B61F54" w14:paraId="5D4D9A25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BC001F" w14:textId="4B87230C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05D8A58" w14:textId="0338238E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9106B7" w14:textId="1BB8BE9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BB95E4" w14:textId="1973EBE4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72059A" w14:textId="0F2D562F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E1097C" w:rsidRPr="00B61F54" w14:paraId="2337EE5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51F55F0" w14:textId="1A585C3A" w:rsidR="00E1097C" w:rsidRPr="007178FB" w:rsidRDefault="00E1097C" w:rsidP="00E1097C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70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307929" w14:textId="2D582739" w:rsidR="00E1097C" w:rsidRPr="007178FB" w:rsidRDefault="00E1097C" w:rsidP="00E1097C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proofErr w:type="spellStart"/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OCRProvinceORCity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A4CA60" w14:textId="29E58522" w:rsidR="00E1097C" w:rsidRPr="007178FB" w:rsidRDefault="00E1097C" w:rsidP="00E1097C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proofErr w:type="gramStart"/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NVARCHAR(</w:t>
            </w:r>
            <w:proofErr w:type="gramEnd"/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F48C5C" w14:textId="65313181" w:rsidR="00E1097C" w:rsidRPr="007178FB" w:rsidRDefault="00E1097C" w:rsidP="00E1097C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B963D6" w14:textId="2B451EFF" w:rsidR="00E1097C" w:rsidRPr="007178FB" w:rsidRDefault="00E1097C" w:rsidP="00E1097C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</w:t>
            </w:r>
            <w:r w:rsidRPr="007178FB">
              <w:rPr>
                <w:rFonts w:ascii="微軟正黑體" w:hAnsi="微軟正黑體" w:hint="eastAsia"/>
                <w:strike/>
                <w:color w:val="FF0000"/>
                <w:sz w:val="18"/>
                <w:szCs w:val="18"/>
              </w:rPr>
              <w:t>戶籍國家</w:t>
            </w:r>
          </w:p>
        </w:tc>
      </w:tr>
      <w:tr w:rsidR="00E1097C" w:rsidRPr="00B61F54" w14:paraId="38A20DBB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BF96F6" w14:textId="4AD6E0E1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80F31E9" w14:textId="15C2DD2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IsTrueID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FA899D" w14:textId="6FAAE3B4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7E414B" w14:textId="09EE559F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9BE4B7" w14:textId="1757778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proofErr w:type="spellEnd"/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E1097C" w:rsidRPr="00B61F54" w14:paraId="2809002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BF5A330" w14:textId="307E0057" w:rsidR="00E1097C" w:rsidRPr="005609E7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72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8243A0" w14:textId="4468A5A1" w:rsidR="00E1097C" w:rsidRPr="005609E7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IsOCR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692D22" w14:textId="52EB97B0" w:rsidR="00E1097C" w:rsidRPr="005609E7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F573A6" w14:textId="33272C28" w:rsidR="00E1097C" w:rsidRPr="005609E7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62A2B7" w14:textId="3ED90A3A" w:rsidR="00E1097C" w:rsidRPr="005609E7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OCR</w:t>
            </w:r>
            <w:r w:rsidR="00424EEC" w:rsidRPr="005609E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結果</w:t>
            </w:r>
          </w:p>
        </w:tc>
      </w:tr>
      <w:tr w:rsidR="00E1097C" w:rsidRPr="00B61F54" w14:paraId="4E1437E2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5892F0" w14:textId="6CDFD2F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0A0429" w14:textId="2324D602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IsKALAPA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4E8637" w14:textId="5732DAC0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7FC66B" w14:textId="54FEDCCA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7EBD9EE" w14:textId="50691C3B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KALAPA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E1097C" w:rsidRPr="00B61F54" w14:paraId="2A84DC15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B0AA52" w14:textId="61ACFA89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830819" w14:textId="6B6CDE05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IsAML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DA67BF" w14:textId="4A8E56CF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CADADD" w14:textId="51A519BE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3B06E9" w14:textId="45D95FFF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黑名單結果</w:t>
            </w:r>
          </w:p>
        </w:tc>
      </w:tr>
      <w:tr w:rsidR="00E1097C" w:rsidRPr="00B61F54" w14:paraId="6103082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5FBD763" w14:textId="44144B96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982CEEC" w14:textId="3F448889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492B65" w14:textId="4336D3E0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129E9A" w14:textId="296B05A1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5B5CC7" w14:textId="09C3AF62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經辦員工編號</w:t>
            </w:r>
          </w:p>
        </w:tc>
      </w:tr>
      <w:tr w:rsidR="00E1097C" w:rsidRPr="00B61F54" w14:paraId="622222AA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5D5D92" w14:textId="59A48FF5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DB7EDC" w14:textId="332BF76D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39E8913" w14:textId="38BFEC9C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FD7EDC" w14:textId="35E4F89C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F89969" w14:textId="2C224DA4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經辦姓名</w:t>
            </w:r>
          </w:p>
        </w:tc>
      </w:tr>
      <w:tr w:rsidR="00E1097C" w:rsidRPr="00B61F54" w14:paraId="4B02A9B6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98C593" w14:textId="19339B6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9E06EDF" w14:textId="3B0965AB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ClerkModifyDate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0A2C04" w14:textId="728E29D5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47687A" w14:textId="52E7D2FA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7FCDB0" w14:textId="2295B1BD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經辦修改時間</w:t>
            </w:r>
          </w:p>
        </w:tc>
      </w:tr>
      <w:tr w:rsidR="00E711A0" w:rsidRPr="00B61F54" w14:paraId="5D40D838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C203E2" w14:textId="3445E4B8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E711A0">
              <w:rPr>
                <w:rFonts w:ascii="微軟正黑體" w:hAnsi="微軟正黑體"/>
                <w:color w:val="FF0000"/>
                <w:sz w:val="18"/>
                <w:szCs w:val="18"/>
              </w:rPr>
              <w:t>78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1BE7AB" w14:textId="5B808359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ClerkSummary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935A8C" w14:textId="6C3BCE10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057504" w14:textId="4D5D28C2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66F138" w14:textId="09F17884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評估說明</w:t>
            </w:r>
          </w:p>
        </w:tc>
      </w:tr>
      <w:tr w:rsidR="00E711A0" w:rsidRPr="00B61F54" w14:paraId="78EC5AF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357D9D" w14:textId="78642BED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F20C959" w14:textId="63D06F3B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ApprovalID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D948F5" w14:textId="4E4826E4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D08884" w14:textId="4108C75A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11FB8F" w14:textId="08D4AF53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放行人員編號</w:t>
            </w:r>
          </w:p>
        </w:tc>
      </w:tr>
      <w:tr w:rsidR="00E711A0" w:rsidRPr="00B61F54" w14:paraId="71EF200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6B8509" w14:textId="35F60F12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DB7E1E" w14:textId="6256BEA5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ApprovalName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8820232" w14:textId="34DCA253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9ADB9A" w14:textId="0F4C1097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E79FEE" w14:textId="74251A70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放行人員姓名</w:t>
            </w:r>
          </w:p>
        </w:tc>
      </w:tr>
      <w:tr w:rsidR="00E711A0" w:rsidRPr="00B61F54" w14:paraId="2D7BA6D0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ACEA68" w14:textId="1B662217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A9A2C5" w14:textId="4E74339F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ApprovalModifyDate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D65DAC" w14:textId="5AED3B31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D45DEE" w14:textId="5A04BE3C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7247A7B" w14:textId="0302F22C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放行時間</w:t>
            </w:r>
          </w:p>
        </w:tc>
      </w:tr>
      <w:tr w:rsidR="00E711A0" w:rsidRPr="00B61F54" w14:paraId="76A768D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BB4324" w14:textId="75584EB8" w:rsidR="00E711A0" w:rsidRPr="00AD64CA" w:rsidRDefault="00E711A0" w:rsidP="00E711A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E711A0">
              <w:rPr>
                <w:rFonts w:ascii="微軟正黑體" w:hAnsi="微軟正黑體" w:hint="eastAsia"/>
                <w:color w:val="FF0000"/>
                <w:sz w:val="18"/>
                <w:szCs w:val="18"/>
              </w:rPr>
              <w:t>82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0BA427" w14:textId="5300D45E" w:rsidR="00E711A0" w:rsidRPr="00AD64CA" w:rsidRDefault="00E711A0" w:rsidP="00E711A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ExaminerSummary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BA5518D" w14:textId="6888D81B" w:rsidR="00E711A0" w:rsidRPr="00AD64CA" w:rsidRDefault="00E711A0" w:rsidP="00E711A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</w:t>
            </w:r>
            <w:proofErr w:type="gramEnd"/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36387B" w14:textId="36D707F7" w:rsidR="00E711A0" w:rsidRPr="00AD64CA" w:rsidRDefault="00E711A0" w:rsidP="00E711A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21B19C" w14:textId="6C2FCDA6" w:rsidR="00E711A0" w:rsidRPr="00AD64CA" w:rsidRDefault="00E711A0" w:rsidP="00E711A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簽核意見</w:t>
            </w:r>
          </w:p>
        </w:tc>
      </w:tr>
      <w:tr w:rsidR="00E711A0" w:rsidRPr="00B61F54" w14:paraId="0DD28C3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F6ED329" w14:textId="57D0E73F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A77C86" w14:textId="057571B6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Account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60F61A" w14:textId="0597F5BD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A651B8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A651B8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7CDF99F" w14:textId="31BB03FD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3EE08BF" w14:textId="6E94E0D1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帳號</w:t>
            </w:r>
          </w:p>
        </w:tc>
      </w:tr>
      <w:tr w:rsidR="00E711A0" w:rsidRPr="00B61F54" w14:paraId="5EB32C5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5AB595" w14:textId="04444637" w:rsidR="00E711A0" w:rsidRPr="00B61F54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E711A0">
              <w:rPr>
                <w:rFonts w:ascii="微軟正黑體" w:hAnsi="微軟正黑體" w:hint="eastAsia"/>
                <w:sz w:val="18"/>
                <w:szCs w:val="18"/>
              </w:rPr>
              <w:t>84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F50286" w14:textId="60819EF2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A651B8">
              <w:rPr>
                <w:rFonts w:ascii="微軟正黑體" w:hAnsi="微軟正黑體"/>
                <w:sz w:val="18"/>
                <w:szCs w:val="18"/>
              </w:rPr>
              <w:t>OpenAccountDate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6EB003" w14:textId="67BB8ED7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2633B22" w14:textId="2163C1A6" w:rsidR="00E711A0" w:rsidRPr="00A651B8" w:rsidRDefault="00E711A0" w:rsidP="00E711A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E04B3C" w14:textId="0B08B43B" w:rsidR="00E711A0" w:rsidRPr="00A651B8" w:rsidRDefault="00E711A0" w:rsidP="00E711A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開戶日期</w:t>
            </w:r>
          </w:p>
        </w:tc>
      </w:tr>
      <w:tr w:rsidR="00AD64CA" w:rsidRPr="00B61F54" w14:paraId="77501425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120788" w14:textId="07560DDD" w:rsidR="00AD64CA" w:rsidRPr="00AD64CA" w:rsidRDefault="00E711A0" w:rsidP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6B7CF9C" w14:textId="199DF640" w:rsidR="00AD64CA" w:rsidRPr="00AD64CA" w:rsidRDefault="00016510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016510">
              <w:rPr>
                <w:rFonts w:ascii="微軟正黑體" w:hAnsi="微軟正黑體"/>
                <w:color w:val="FF0000"/>
                <w:sz w:val="18"/>
                <w:szCs w:val="18"/>
              </w:rPr>
              <w:t>ClosedDate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A48066" w14:textId="0437E586" w:rsidR="00AD64CA" w:rsidRPr="00AD64CA" w:rsidRDefault="00AD64CA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D</w:t>
            </w: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DE6BBF" w14:textId="6F6CFB2D" w:rsidR="00AD64CA" w:rsidRPr="00AD64CA" w:rsidRDefault="00AD64CA" w:rsidP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0D85C0C" w14:textId="42ECE1B6" w:rsidR="00AD64CA" w:rsidRPr="00AD64CA" w:rsidRDefault="00AD64CA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結案日期</w:t>
            </w:r>
          </w:p>
        </w:tc>
      </w:tr>
      <w:tr w:rsidR="00D933D0" w:rsidRPr="00B61F54" w14:paraId="7FE6529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97F48F" w14:textId="0FC6E6A0" w:rsidR="00D933D0" w:rsidRDefault="00D933D0" w:rsidP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8DFB72" w14:textId="45F0B945" w:rsidR="00D933D0" w:rsidRPr="00016510" w:rsidRDefault="00D933D0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spell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OpenFlag</w:t>
            </w:r>
            <w:proofErr w:type="spellEnd"/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F43B07" w14:textId="59E5B9FF" w:rsidR="00D933D0" w:rsidRPr="00AD64CA" w:rsidRDefault="00D933D0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proofErr w:type="gramStart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NVARCHAR(</w:t>
            </w:r>
            <w:proofErr w:type="gramEnd"/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8943B3" w14:textId="5D1D4254" w:rsidR="00D933D0" w:rsidRPr="00AD64CA" w:rsidRDefault="00D933D0" w:rsidP="00AD64CA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5F700CB" w14:textId="26B2A9C6" w:rsidR="00D933D0" w:rsidRPr="00AD64CA" w:rsidRDefault="00D933D0" w:rsidP="00AD64C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開戶記號</w:t>
            </w:r>
          </w:p>
        </w:tc>
      </w:tr>
    </w:tbl>
    <w:p w14:paraId="41E88250" w14:textId="77777777" w:rsidR="00E41AED" w:rsidRPr="00B61F54" w:rsidRDefault="00E41AED" w:rsidP="00E41AED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</w:tblGrid>
      <w:tr w:rsidR="00E41AED" w:rsidRPr="00B61F54" w14:paraId="0A7848F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C1E0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Refrence</w:t>
            </w:r>
            <w:proofErr w:type="spellEnd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 xml:space="preserve"> Keys</w:t>
            </w:r>
          </w:p>
        </w:tc>
      </w:tr>
    </w:tbl>
    <w:p w14:paraId="4393C01C" w14:textId="77777777" w:rsidR="00E41AED" w:rsidRPr="00B61F54" w:rsidRDefault="00E41AED" w:rsidP="00E41AED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3114"/>
        <w:gridCol w:w="698"/>
        <w:gridCol w:w="2068"/>
      </w:tblGrid>
      <w:tr w:rsidR="00E41AED" w:rsidRPr="00B61F54" w14:paraId="526C0EE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63DDB9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E1E45D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A6AFB7D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53EB9D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Reference To</w:t>
            </w:r>
          </w:p>
        </w:tc>
      </w:tr>
      <w:tr w:rsidR="00E41AED" w:rsidRPr="00B61F54" w14:paraId="4F63DD0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846453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0984AA" w14:textId="2F6EBC7A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FK_Incoming</w:t>
            </w:r>
            <w:r w:rsidR="002D0A91" w:rsidRPr="002D0A91">
              <w:rPr>
                <w:rFonts w:ascii="微軟正黑體" w:hAnsi="微軟正黑體"/>
                <w:sz w:val="18"/>
                <w:szCs w:val="18"/>
              </w:rPr>
              <w:t>History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_IncomingStatus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3356A9" w14:textId="7809FDFE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905043" w14:textId="06A5AD80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[</w:t>
            </w: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IncomingStatus</w:t>
            </w:r>
            <w:proofErr w:type="spellEnd"/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].[</w:t>
            </w:r>
            <w:proofErr w:type="gramEnd"/>
            <w:r w:rsidR="002D0A91" w:rsidRPr="00623512">
              <w:rPr>
                <w:rFonts w:ascii="微軟正黑體" w:hAnsi="微軟正黑體"/>
                <w:color w:val="FF0000"/>
                <w:sz w:val="18"/>
                <w:szCs w:val="18"/>
              </w:rPr>
              <w:t>Value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]</w:t>
            </w:r>
          </w:p>
        </w:tc>
      </w:tr>
    </w:tbl>
    <w:p w14:paraId="45232258" w14:textId="77777777" w:rsidR="00E41AED" w:rsidRPr="00B61F54" w:rsidRDefault="00E41AED" w:rsidP="00E41AED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E41AED" w:rsidRPr="00B61F54" w14:paraId="68B221D7" w14:textId="77777777" w:rsidTr="005B4540">
        <w:tc>
          <w:tcPr>
            <w:tcW w:w="0" w:type="auto"/>
            <w:shd w:val="clear" w:color="auto" w:fill="FFFFFF"/>
            <w:vAlign w:val="center"/>
            <w:hideMark/>
          </w:tcPr>
          <w:p w14:paraId="6FE96AC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14C93550" w14:textId="77777777" w:rsidR="00E41AED" w:rsidRPr="00B61F54" w:rsidRDefault="00E41AED" w:rsidP="00E41AED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729"/>
        <w:gridCol w:w="819"/>
        <w:gridCol w:w="783"/>
      </w:tblGrid>
      <w:tr w:rsidR="00E41AED" w:rsidRPr="00B61F54" w14:paraId="297A5325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60EE96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51BBAE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3DDFE2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66B9D32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E41AED" w:rsidRPr="00B61F54" w14:paraId="00AF051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D46CF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4EDE2" w14:textId="61941A62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PK_Incoming</w:t>
            </w:r>
            <w:r w:rsidR="002D0A91" w:rsidRPr="002D0A91">
              <w:rPr>
                <w:rFonts w:ascii="微軟正黑體" w:hAnsi="微軟正黑體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06F31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9445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5ED84867" w14:textId="63963825" w:rsidR="00C4533E" w:rsidRPr="00B61F54" w:rsidRDefault="00C4533E" w:rsidP="006F66E7">
      <w:pPr>
        <w:widowControl/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color w:val="000000"/>
          <w:kern w:val="0"/>
          <w:sz w:val="18"/>
          <w:szCs w:val="18"/>
        </w:rPr>
        <w:br/>
      </w:r>
    </w:p>
    <w:p w14:paraId="07FD16AE" w14:textId="26D86C00" w:rsidR="00E41AED" w:rsidRPr="00B61F54" w:rsidRDefault="00E41AED">
      <w:pPr>
        <w:widowControl/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szCs w:val="24"/>
        </w:rPr>
        <w:br w:type="page"/>
      </w:r>
    </w:p>
    <w:tbl>
      <w:tblPr>
        <w:tblW w:w="8364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6F66E7" w:rsidRPr="00B61F54" w14:paraId="610DED44" w14:textId="77777777" w:rsidTr="003578F8">
        <w:tc>
          <w:tcPr>
            <w:tcW w:w="8364" w:type="dxa"/>
            <w:shd w:val="clear" w:color="auto" w:fill="D3D3D3"/>
            <w:vAlign w:val="center"/>
            <w:hideMark/>
          </w:tcPr>
          <w:p w14:paraId="253E45F1" w14:textId="77777777" w:rsidR="006F66E7" w:rsidRPr="00B61F54" w:rsidRDefault="006F66E7" w:rsidP="003578F8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Table:IncomingStatus</w:t>
            </w:r>
            <w:proofErr w:type="spellEnd"/>
            <w:proofErr w:type="gramEnd"/>
          </w:p>
        </w:tc>
      </w:tr>
    </w:tbl>
    <w:p w14:paraId="6E5424D0" w14:textId="77777777" w:rsidR="006F66E7" w:rsidRPr="00B61F54" w:rsidRDefault="006F66E7" w:rsidP="006F66E7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6F66E7" w:rsidRPr="00B61F54" w14:paraId="22841C3B" w14:textId="77777777" w:rsidTr="003578F8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153AF9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6F66E7" w:rsidRPr="00B61F54" w14:paraId="2B26F758" w14:textId="77777777" w:rsidTr="003578F8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BB8A2" w14:textId="34A48174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進件狀態</w:t>
            </w:r>
            <w:proofErr w:type="gramEnd"/>
            <w:r w:rsidR="003270CD" w:rsidRPr="00B61F54">
              <w:rPr>
                <w:rFonts w:ascii="微軟正黑體" w:hAnsi="微軟正黑體" w:hint="eastAsia"/>
                <w:sz w:val="18"/>
                <w:szCs w:val="18"/>
              </w:rPr>
              <w:t>基本檔</w:t>
            </w:r>
          </w:p>
        </w:tc>
      </w:tr>
    </w:tbl>
    <w:p w14:paraId="10EBB24E" w14:textId="77777777" w:rsidR="006F66E7" w:rsidRPr="00B61F54" w:rsidRDefault="006F66E7" w:rsidP="006F66E7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6F66E7" w:rsidRPr="00B61F54" w14:paraId="2ABFBB69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240AD1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18856990" w14:textId="77777777" w:rsidR="006F66E7" w:rsidRPr="00B61F54" w:rsidRDefault="006F66E7" w:rsidP="006F66E7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611"/>
        <w:gridCol w:w="1508"/>
        <w:gridCol w:w="845"/>
        <w:gridCol w:w="5023"/>
      </w:tblGrid>
      <w:tr w:rsidR="006F66E7" w:rsidRPr="00B61F54" w14:paraId="7C2B0C52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12F788D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5309EC1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5470A4F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1635B62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BB57A8A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6F66E7" w:rsidRPr="00B61F54" w14:paraId="0985F76B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4A04D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65CD9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24D77C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6B8431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BB24F7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6F66E7" w:rsidRPr="00B61F54" w14:paraId="4AA71BD4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71759F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BA45FA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1B7358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24C38B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E9DC3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案件狀態</w:t>
            </w:r>
          </w:p>
        </w:tc>
      </w:tr>
      <w:tr w:rsidR="006F66E7" w:rsidRPr="00B61F54" w14:paraId="3C319C8C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E373A1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D79246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135667" w14:textId="59EF926C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="0043176F" w:rsidRPr="00B61F54">
              <w:rPr>
                <w:rFonts w:ascii="微軟正黑體" w:hAnsi="微軟正黑體" w:hint="eastAsia"/>
                <w:sz w:val="18"/>
                <w:szCs w:val="18"/>
              </w:rPr>
              <w:t>5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6987D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74E2E7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案件階段</w:t>
            </w:r>
          </w:p>
        </w:tc>
      </w:tr>
      <w:tr w:rsidR="00237E9D" w:rsidRPr="00B61F54" w14:paraId="758C406C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535DCE" w14:textId="20905AAF" w:rsidR="00237E9D" w:rsidRPr="00B61F54" w:rsidRDefault="00237E9D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426521" w14:textId="65119E33" w:rsidR="00237E9D" w:rsidRPr="00B61F54" w:rsidRDefault="00237E9D" w:rsidP="003578F8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Va</w:t>
            </w:r>
            <w:r>
              <w:rPr>
                <w:rFonts w:ascii="微軟正黑體" w:hAnsi="微軟正黑體"/>
                <w:sz w:val="18"/>
                <w:szCs w:val="18"/>
              </w:rPr>
              <w:t>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C2E6CCC" w14:textId="292B9EF0" w:rsidR="00237E9D" w:rsidRPr="00B61F54" w:rsidRDefault="00237E9D" w:rsidP="003578F8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I</w:t>
            </w:r>
            <w:r>
              <w:rPr>
                <w:rFonts w:ascii="微軟正黑體" w:hAnsi="微軟正黑體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107E5C" w14:textId="097D2C51" w:rsidR="00237E9D" w:rsidRPr="00B61F54" w:rsidRDefault="00237E9D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FCC8EB9" w14:textId="4CA0D7DB" w:rsidR="00237E9D" w:rsidRPr="00B61F54" w:rsidRDefault="00237E9D" w:rsidP="003578F8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狀態值</w:t>
            </w:r>
          </w:p>
        </w:tc>
      </w:tr>
    </w:tbl>
    <w:p w14:paraId="564F7E86" w14:textId="77777777" w:rsidR="006F66E7" w:rsidRPr="00B61F54" w:rsidRDefault="006F66E7" w:rsidP="006F66E7">
      <w:pPr>
        <w:rPr>
          <w:rFonts w:ascii="微軟正黑體" w:hAnsi="微軟正黑體"/>
          <w:szCs w:val="24"/>
        </w:rPr>
      </w:pPr>
    </w:p>
    <w:tbl>
      <w:tblPr>
        <w:tblW w:w="10461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1400"/>
        <w:gridCol w:w="2431"/>
        <w:gridCol w:w="709"/>
        <w:gridCol w:w="5641"/>
      </w:tblGrid>
      <w:tr w:rsidR="00237E9D" w:rsidRPr="00B61F54" w14:paraId="0BAC0023" w14:textId="711325FF" w:rsidTr="00A3086F">
        <w:trPr>
          <w:trHeight w:val="479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B5C873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b/>
                <w:bCs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/>
                <w:b/>
                <w:bCs/>
                <w:color w:val="000000"/>
                <w:kern w:val="0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D7C196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b/>
                <w:bCs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2A8137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b/>
                <w:bCs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ED89FB" w14:textId="269A3837" w:rsidR="00237E9D" w:rsidRDefault="00237E9D" w:rsidP="003578F8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Va</w:t>
            </w:r>
            <w:r>
              <w:rPr>
                <w:rFonts w:ascii="微軟正黑體" w:hAnsi="微軟正黑體"/>
                <w:b/>
                <w:bCs/>
                <w:sz w:val="18"/>
                <w:szCs w:val="18"/>
              </w:rPr>
              <w:t>lue</w:t>
            </w:r>
          </w:p>
        </w:tc>
        <w:tc>
          <w:tcPr>
            <w:tcW w:w="5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A58C92" w14:textId="164B155A" w:rsidR="00237E9D" w:rsidRPr="00B61F54" w:rsidRDefault="00237E9D" w:rsidP="003578F8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修改狀態時機</w:t>
            </w:r>
            <w:r w:rsidR="0001594C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說明</w:t>
            </w:r>
          </w:p>
        </w:tc>
      </w:tr>
      <w:tr w:rsidR="00237E9D" w:rsidRPr="00B61F54" w14:paraId="7356B4DC" w14:textId="180E63EE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FA6E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D453F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66251" w14:textId="77777777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upload ID/selfie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A28C31" w14:textId="056B693B" w:rsidR="00237E9D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5F59" w14:textId="0FD30CE6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五、簽署同意條款：</w:t>
            </w:r>
            <w:proofErr w:type="gramStart"/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資料表無資料</w:t>
            </w:r>
            <w:proofErr w:type="gramEnd"/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且簽署同意條款時寫入</w:t>
            </w:r>
          </w:p>
        </w:tc>
      </w:tr>
      <w:tr w:rsidR="00237E9D" w:rsidRPr="00B61F54" w14:paraId="3A6D8243" w14:textId="0A82DAE3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4A71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5A7E5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6C3AD" w14:textId="77777777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Open account Information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B935D" w14:textId="04B0A858" w:rsidR="00237E9D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EC30" w14:textId="2CE90AAE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九、上傳臉部照片</w:t>
            </w:r>
          </w:p>
        </w:tc>
      </w:tr>
      <w:tr w:rsidR="00237E9D" w:rsidRPr="00B61F54" w14:paraId="024FF256" w14:textId="6C58D057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29F2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4E815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825D4" w14:textId="77777777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ATM Information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483FCB" w14:textId="0836FC62" w:rsidR="00237E9D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90D1" w14:textId="0560FFF6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十二、上傳基本資料</w:t>
            </w:r>
          </w:p>
        </w:tc>
      </w:tr>
      <w:tr w:rsidR="00237E9D" w:rsidRPr="00B61F54" w14:paraId="7AD95E66" w14:textId="22E97B78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892F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BB5E8" w14:textId="77777777" w:rsidR="00237E9D" w:rsidRPr="00B61F54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E49FE" w14:textId="77777777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User code/Pass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44CF6D" w14:textId="407CE8DC" w:rsidR="00237E9D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6064" w14:textId="6FC44981" w:rsidR="00237E9D" w:rsidRPr="00B61F54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十四、上傳金融卡資料</w:t>
            </w:r>
          </w:p>
        </w:tc>
      </w:tr>
      <w:tr w:rsidR="00237E9D" w:rsidRPr="00B61F54" w14:paraId="2D1BDA0D" w14:textId="11A8C634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8267" w14:textId="159585E2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18F2C" w14:textId="443214A2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E583C" w14:textId="51DCF361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AML通過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85749E" w14:textId="12FE0EAD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85B2" w14:textId="62D66249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十五、上傳使用者代碼/密碼：上傳時檢查4項檢核點皆為t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rue</w:t>
            </w: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時寫入</w:t>
            </w:r>
          </w:p>
        </w:tc>
      </w:tr>
      <w:tr w:rsidR="00237E9D" w:rsidRPr="00B61F54" w14:paraId="3E49BF3A" w14:textId="31BDB81C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D399" w14:textId="14C23375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D5B8B" w14:textId="15F7033D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D977F" w14:textId="4C8FC881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人工審核中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FC0762" w14:textId="3785B2A7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1243" w14:textId="7BD7B307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1.十五、上傳使用者代碼/密碼：上傳時檢查4項檢核點有一項為f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alse</w:t>
            </w: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時寫入</w:t>
            </w:r>
          </w:p>
          <w:p w14:paraId="564CD7B9" w14:textId="5C43FD4F" w:rsidR="00237E9D" w:rsidRPr="0071676A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2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.</w:t>
            </w: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二十四、人工審核API-更新狀態：主管簽核結果2.退回時寫入</w:t>
            </w:r>
          </w:p>
        </w:tc>
      </w:tr>
      <w:tr w:rsidR="00237E9D" w:rsidRPr="00B61F54" w14:paraId="095A149C" w14:textId="5CFCADF8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FB00" w14:textId="793CDDF3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D0A44" w14:textId="4043FF45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F8F52" w14:textId="7B37F694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人工審核通過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890A0" w14:textId="1F23862A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F429" w14:textId="0BB40D8D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二十四、人工審核API-更新狀態：主管簽核結果1.同意時寫入</w:t>
            </w:r>
          </w:p>
        </w:tc>
      </w:tr>
      <w:tr w:rsidR="00237E9D" w:rsidRPr="00B61F54" w14:paraId="0B208935" w14:textId="0D65A669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58F7" w14:textId="2F1BBA4D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2EF0C" w14:textId="0BA4D82E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967D1" w14:textId="0369B07D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G3000通過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601727" w14:textId="30DEB667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B1A3" w14:textId="4D50F8A8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二十九、排</w:t>
            </w:r>
            <w:proofErr w:type="gramStart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</w:t>
            </w:r>
            <w:proofErr w:type="gramEnd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程式-G3000：通過時寫入</w:t>
            </w:r>
          </w:p>
        </w:tc>
      </w:tr>
      <w:tr w:rsidR="00237E9D" w:rsidRPr="00B61F54" w14:paraId="1C00ADC6" w14:textId="15846321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3662" w14:textId="55C6DBBC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13E71" w14:textId="4AF65FA2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5642C" w14:textId="5EAF235C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P3000通過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23D23B" w14:textId="6B084949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A336" w14:textId="1F651002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三十、排</w:t>
            </w:r>
            <w:proofErr w:type="gramStart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</w:t>
            </w:r>
            <w:proofErr w:type="gramEnd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程式-P3000：通過時寫入</w:t>
            </w:r>
          </w:p>
        </w:tc>
      </w:tr>
      <w:tr w:rsidR="00237E9D" w:rsidRPr="00B61F54" w14:paraId="6CF51CA1" w14:textId="0F110744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87D2" w14:textId="51CD8219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E48AD" w14:textId="7A5E1FCF" w:rsidR="00237E9D" w:rsidRPr="00A651B8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M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6CFF8" w14:textId="268A0FB2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經辦放行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E294C1" w14:textId="19E1E595" w:rsidR="00237E9D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0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07B78" w14:textId="1044C913" w:rsidR="00237E9D" w:rsidRPr="00A651B8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二十四、人工審核API-更新狀態：經辦更新檢核點、評估說明時寫入</w:t>
            </w:r>
          </w:p>
        </w:tc>
      </w:tr>
      <w:tr w:rsidR="00237E9D" w:rsidRPr="00B61F54" w14:paraId="00B004CE" w14:textId="799D742C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7031" w14:textId="58D4D3CE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11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FE863" w14:textId="09F24056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M</w:t>
            </w:r>
            <w:r w:rsidRPr="00E00327"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2D69C" w14:textId="25743820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主管放行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3F6469" w14:textId="7777777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A410" w14:textId="44717918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</w:tr>
      <w:tr w:rsidR="00237E9D" w:rsidRPr="00B61F54" w14:paraId="02EFAED2" w14:textId="1D68B8D4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B2A5" w14:textId="2F5DE5DF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62C07" w14:textId="03A55DF5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M</w:t>
            </w:r>
            <w:r w:rsidRPr="00E00327"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3B1FA" w14:textId="0893B4F3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經辦拒絕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350FBF" w14:textId="7777777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6DA3" w14:textId="2AFBF00E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</w:tr>
      <w:tr w:rsidR="00237E9D" w:rsidRPr="00B61F54" w14:paraId="06A738F2" w14:textId="4785F123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2478" w14:textId="6DCC8F34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13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1DC79" w14:textId="7A12295C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M</w:t>
            </w:r>
            <w:r w:rsidRPr="00E00327"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3CF5F" w14:textId="7C023E3F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主管拒絕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F0DF3" w14:textId="7777777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AD45" w14:textId="74A9D0E0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</w:tr>
      <w:tr w:rsidR="00A3086F" w:rsidRPr="00B61F54" w14:paraId="61842805" w14:textId="7B841CEF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AA2B8" w14:textId="79180EAF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140B0" w14:textId="1976AB21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R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eject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B8397" w14:textId="0D1E7063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系統拒絕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0EAE99" w14:textId="171644C7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1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FA2F" w14:textId="0986DE66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待確認用途</w:t>
            </w:r>
          </w:p>
        </w:tc>
      </w:tr>
      <w:tr w:rsidR="00A3086F" w:rsidRPr="00B61F54" w14:paraId="54DBEA73" w14:textId="21C88C35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6341" w14:textId="117889DF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8A828" w14:textId="16F3B966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R</w:t>
            </w: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eject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7BD75" w14:textId="79E6F946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人工拒絕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112A0D" w14:textId="186B70D3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2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8A66" w14:textId="4C4CD842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二十四、人工審核API-更新狀態：主管簽核結果3.拒絕時寫入</w:t>
            </w:r>
          </w:p>
        </w:tc>
      </w:tr>
      <w:tr w:rsidR="00237E9D" w:rsidRPr="00B61F54" w14:paraId="5E056DFE" w14:textId="0D4526ED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76AE" w14:textId="362C717D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16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39D33" w14:textId="2721CFF7" w:rsidR="00237E9D" w:rsidRPr="00E00327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F</w:t>
            </w:r>
            <w:r w:rsidRPr="00E00327"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  <w:t>ail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2528B" w14:textId="4DF2303B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  <w:r w:rsidRPr="00E00327">
              <w:rPr>
                <w:rFonts w:ascii="微軟正黑體" w:hAnsi="微軟正黑體" w:cs="新細明體" w:hint="eastAsia"/>
                <w:strike/>
                <w:color w:val="FF0000"/>
                <w:kern w:val="0"/>
                <w:sz w:val="18"/>
                <w:szCs w:val="18"/>
              </w:rPr>
              <w:t>人工審核未通過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D32A24" w14:textId="7777777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0A98" w14:textId="1C8718E7" w:rsidR="00237E9D" w:rsidRPr="00E00327" w:rsidRDefault="00237E9D" w:rsidP="00857323">
            <w:pPr>
              <w:widowControl/>
              <w:rPr>
                <w:rFonts w:ascii="微軟正黑體" w:hAnsi="微軟正黑體" w:cs="新細明體"/>
                <w:strike/>
                <w:color w:val="FF0000"/>
                <w:kern w:val="0"/>
                <w:sz w:val="18"/>
                <w:szCs w:val="18"/>
              </w:rPr>
            </w:pPr>
          </w:p>
        </w:tc>
      </w:tr>
      <w:tr w:rsidR="00A3086F" w:rsidRPr="00B61F54" w14:paraId="4E798BE7" w14:textId="76EA4168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9CBB" w14:textId="3EB2A8DE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B9A76" w14:textId="77777777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Fail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16341" w14:textId="77777777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G3000 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044064" w14:textId="65611C6A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3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2AF8" w14:textId="110460DA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二十九、排</w:t>
            </w:r>
            <w:proofErr w:type="gramStart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</w:t>
            </w:r>
            <w:proofErr w:type="gramEnd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程式-G3000：失敗時寫入</w:t>
            </w:r>
          </w:p>
        </w:tc>
      </w:tr>
      <w:tr w:rsidR="00A3086F" w:rsidRPr="00B61F54" w14:paraId="2105ACDB" w14:textId="00692D10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0E36" w14:textId="4B6BBD8A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2F9AC" w14:textId="77777777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Fail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0FCF9" w14:textId="77777777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P3000 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16417A" w14:textId="69E9F2A5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4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5E6E" w14:textId="6E273B2E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三十、排</w:t>
            </w:r>
            <w:proofErr w:type="gramStart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</w:t>
            </w:r>
            <w:proofErr w:type="gramEnd"/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程式-P3000：失敗時寫入</w:t>
            </w:r>
          </w:p>
        </w:tc>
      </w:tr>
      <w:tr w:rsidR="00A3086F" w:rsidRPr="00B61F54" w14:paraId="5C24FADE" w14:textId="361D94D4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F515" w14:textId="35B5B031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817EC" w14:textId="581929E9" w:rsidR="00A3086F" w:rsidRPr="00A651B8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A84C9" w14:textId="250185DC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B2C 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3F5072" w14:textId="7D746B5D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A651B8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>
              <w:rPr>
                <w:rFonts w:ascii="微軟正黑體" w:hAnsi="微軟正黑體" w:cs="新細明體"/>
                <w:kern w:val="0"/>
                <w:sz w:val="18"/>
                <w:szCs w:val="18"/>
              </w:rPr>
              <w:t>5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5C56" w14:textId="5ADAE991" w:rsidR="00A3086F" w:rsidRPr="00A651B8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二十八、新增B2C會員:成功時寫入</w:t>
            </w:r>
          </w:p>
        </w:tc>
      </w:tr>
      <w:tr w:rsidR="00A3086F" w:rsidRPr="00B61F54" w14:paraId="2EAF9620" w14:textId="585A287B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2393" w14:textId="51468168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lastRenderedPageBreak/>
              <w:t>16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2AC53" w14:textId="77777777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9B19D" w14:textId="77777777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B2C 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95BC0F" w14:textId="3AAEBF50" w:rsidR="00A3086F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DD57" w14:textId="66FDE70D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二十八、新增B2C會員:失敗時寫入</w:t>
            </w:r>
          </w:p>
        </w:tc>
      </w:tr>
      <w:tr w:rsidR="00A3086F" w:rsidRPr="00B61F54" w14:paraId="638BB299" w14:textId="626B003C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050C" w14:textId="03B16D97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15269" w14:textId="77777777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350B3" w14:textId="77777777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Apply ATM 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D7CE61" w14:textId="3813BCE7" w:rsidR="00A3086F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EF63" w14:textId="4C5C5939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三十一、申請ATM金融卡：成功時寫入</w:t>
            </w:r>
          </w:p>
        </w:tc>
      </w:tr>
      <w:tr w:rsidR="00A3086F" w:rsidRPr="00B61F54" w14:paraId="6D139BD9" w14:textId="789090E3" w:rsidTr="00A3086F">
        <w:trPr>
          <w:trHeight w:val="31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F940B" w14:textId="0475D8DC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F1228" w14:textId="77777777" w:rsidR="00A3086F" w:rsidRPr="00B61F54" w:rsidRDefault="00A3086F" w:rsidP="00A3086F">
            <w:pPr>
              <w:widowControl/>
              <w:jc w:val="center"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87029" w14:textId="77777777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B61F54"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Apply ATM 未通過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1C9566" w14:textId="656AEEFD" w:rsidR="00A3086F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5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5231" w14:textId="2B151D95" w:rsidR="00A3086F" w:rsidRPr="00B61F54" w:rsidRDefault="00A3086F" w:rsidP="00A3086F">
            <w:pPr>
              <w:widowControl/>
              <w:rPr>
                <w:rFonts w:ascii="微軟正黑體" w:hAnsi="微軟正黑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hAnsi="微軟正黑體" w:cs="新細明體" w:hint="eastAsia"/>
                <w:color w:val="000000"/>
                <w:kern w:val="0"/>
                <w:sz w:val="18"/>
                <w:szCs w:val="18"/>
              </w:rPr>
              <w:t>三十一、申請ATM金融卡：失敗時寫入</w:t>
            </w:r>
          </w:p>
        </w:tc>
      </w:tr>
    </w:tbl>
    <w:p w14:paraId="244ED490" w14:textId="6BBD15C1" w:rsidR="00A3086F" w:rsidRDefault="00A3086F" w:rsidP="006F66E7">
      <w:pPr>
        <w:rPr>
          <w:rFonts w:ascii="微軟正黑體" w:hAnsi="微軟正黑體"/>
          <w:szCs w:val="24"/>
        </w:rPr>
      </w:pPr>
    </w:p>
    <w:p w14:paraId="4FF8848C" w14:textId="414A222E" w:rsidR="00A3086F" w:rsidRDefault="00A3086F">
      <w:pPr>
        <w:widowControl/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6F66E7" w:rsidRPr="00B61F54" w14:paraId="446C6D20" w14:textId="77777777" w:rsidTr="003578F8">
        <w:tc>
          <w:tcPr>
            <w:tcW w:w="0" w:type="auto"/>
            <w:shd w:val="clear" w:color="auto" w:fill="FFFFFF"/>
            <w:vAlign w:val="center"/>
            <w:hideMark/>
          </w:tcPr>
          <w:p w14:paraId="6DED51EA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0EA34CDB" w14:textId="77777777" w:rsidR="006F66E7" w:rsidRPr="00B61F54" w:rsidRDefault="006F66E7" w:rsidP="006F66E7">
      <w:pPr>
        <w:rPr>
          <w:rFonts w:ascii="微軟正黑體" w:hAnsi="微軟正黑體"/>
          <w:vanish/>
        </w:rPr>
      </w:pPr>
    </w:p>
    <w:tbl>
      <w:tblPr>
        <w:tblW w:w="0" w:type="auto"/>
        <w:tblInd w:w="1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634"/>
        <w:gridCol w:w="819"/>
        <w:gridCol w:w="783"/>
      </w:tblGrid>
      <w:tr w:rsidR="006F66E7" w:rsidRPr="00B61F54" w14:paraId="44F05B36" w14:textId="77777777" w:rsidTr="00C53D9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9C81413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BB6DE50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17B92DB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CBDB5B2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6F66E7" w:rsidRPr="00B61F54" w14:paraId="6D4F4E8F" w14:textId="77777777" w:rsidTr="00C53D9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E7EFAC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E27726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PK_IncomingStatus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01A23B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B97877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77FE2F72" w14:textId="5000B2BF" w:rsidR="006F66E7" w:rsidRDefault="006F66E7" w:rsidP="006F66E7">
      <w:pPr>
        <w:widowControl/>
        <w:jc w:val="both"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tbl>
      <w:tblPr>
        <w:tblW w:w="0" w:type="auto"/>
        <w:tblInd w:w="-8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C53D95" w:rsidRPr="00B61F54" w14:paraId="22C2AA3E" w14:textId="77777777" w:rsidTr="00EA2A9E">
        <w:tc>
          <w:tcPr>
            <w:tcW w:w="8364" w:type="dxa"/>
            <w:shd w:val="clear" w:color="auto" w:fill="D3D3D3"/>
            <w:vAlign w:val="center"/>
            <w:hideMark/>
          </w:tcPr>
          <w:p w14:paraId="46E38DC5" w14:textId="77777777" w:rsidR="00C53D95" w:rsidRPr="00B61F54" w:rsidRDefault="00C53D95" w:rsidP="00EA2A9E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Table:WebItem</w:t>
            </w:r>
            <w:proofErr w:type="spellEnd"/>
            <w:proofErr w:type="gramEnd"/>
          </w:p>
        </w:tc>
      </w:tr>
    </w:tbl>
    <w:p w14:paraId="2109C0AD" w14:textId="77777777" w:rsidR="00C53D95" w:rsidRPr="00B61F54" w:rsidRDefault="00C53D95" w:rsidP="00C53D95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C53D95" w:rsidRPr="00B61F54" w14:paraId="19B605E4" w14:textId="77777777" w:rsidTr="00EA2A9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317083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53D95" w:rsidRPr="00B61F54" w14:paraId="4131A105" w14:textId="77777777" w:rsidTr="00EA2A9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0CCD6C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總</w:t>
            </w:r>
            <w:proofErr w:type="gram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覽</w:t>
            </w:r>
            <w:proofErr w:type="gramEnd"/>
            <w:r w:rsidRPr="00B61F54">
              <w:rPr>
                <w:rFonts w:ascii="微軟正黑體" w:hAnsi="微軟正黑體" w:hint="eastAsia"/>
                <w:sz w:val="18"/>
                <w:szCs w:val="18"/>
              </w:rPr>
              <w:t>資料基本檔(例:下拉選項內容)</w:t>
            </w:r>
          </w:p>
        </w:tc>
      </w:tr>
    </w:tbl>
    <w:p w14:paraId="27FB0F2A" w14:textId="77777777" w:rsidR="00C53D95" w:rsidRPr="00B61F54" w:rsidRDefault="00C53D95" w:rsidP="00C53D95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C53D95" w:rsidRPr="00B61F54" w14:paraId="358A01B7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8189A2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0A70989C" w14:textId="77777777" w:rsidR="00C53D95" w:rsidRPr="00B61F54" w:rsidRDefault="00C53D95" w:rsidP="00C53D95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988"/>
        <w:gridCol w:w="1556"/>
        <w:gridCol w:w="809"/>
        <w:gridCol w:w="4651"/>
      </w:tblGrid>
      <w:tr w:rsidR="00C53D95" w:rsidRPr="00B61F54" w14:paraId="2688452B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C9B44F5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BB12BE5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6EDAF35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76754E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230004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53D95" w:rsidRPr="00B61F54" w14:paraId="3726C863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D2492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C4DE8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558BBB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E6597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EC37D6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C53D95" w:rsidRPr="00B61F54" w14:paraId="6FB71E9F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E247EB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EDE6ED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 w:hint="eastAsia"/>
                <w:sz w:val="18"/>
                <w:szCs w:val="18"/>
              </w:rPr>
              <w:t>It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emName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C0E2CC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C977A2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FF85A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選項名稱</w:t>
            </w:r>
          </w:p>
        </w:tc>
      </w:tr>
      <w:tr w:rsidR="00C53D95" w:rsidRPr="00B61F54" w14:paraId="224F05C2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1EBA7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529A6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Text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7B8FC8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47DAA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9B065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選項顯示文字-語系1</w:t>
            </w:r>
          </w:p>
        </w:tc>
      </w:tr>
      <w:tr w:rsidR="00C53D95" w:rsidRPr="00B61F54" w14:paraId="706B410A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9CB3B9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2A7AEA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Text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E40C7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BF1C3A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AAC598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選項顯示文字-語系2</w:t>
            </w:r>
          </w:p>
        </w:tc>
      </w:tr>
      <w:tr w:rsidR="00C53D95" w:rsidRPr="00B61F54" w14:paraId="6A39E956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AB214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27A7F0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Text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625630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914B86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0B369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選項顯示文字-語系3</w:t>
            </w:r>
          </w:p>
        </w:tc>
      </w:tr>
      <w:tr w:rsidR="00A16C61" w:rsidRPr="00B61F54" w14:paraId="156E9831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1F6CA16" w14:textId="4ED14693" w:rsidR="00A16C61" w:rsidRPr="007244A7" w:rsidRDefault="00A16C61" w:rsidP="00EA2A9E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B399BE" w14:textId="4E0F6AD9" w:rsidR="00A16C61" w:rsidRPr="007244A7" w:rsidRDefault="00A16C61" w:rsidP="00EA2A9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Va</w:t>
            </w:r>
            <w:r w:rsidRPr="007244A7">
              <w:rPr>
                <w:rFonts w:ascii="微軟正黑體" w:hAnsi="微軟正黑體"/>
                <w:color w:val="FF0000"/>
                <w:sz w:val="18"/>
                <w:szCs w:val="18"/>
              </w:rPr>
              <w:t>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1DC94B" w14:textId="37D3C27A" w:rsidR="00A16C61" w:rsidRPr="007244A7" w:rsidRDefault="00A16C61" w:rsidP="00EA2A9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7244A7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C00FB8" w14:textId="51D8A1DA" w:rsidR="00A16C61" w:rsidRPr="007244A7" w:rsidRDefault="00A16C61" w:rsidP="00EA2A9E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27FF01" w14:textId="0943B2E5" w:rsidR="00A16C61" w:rsidRPr="007244A7" w:rsidRDefault="007244A7" w:rsidP="00EA2A9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對應</w:t>
            </w:r>
            <w:r w:rsidR="00A16C61"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值</w:t>
            </w:r>
          </w:p>
        </w:tc>
      </w:tr>
    </w:tbl>
    <w:p w14:paraId="4AB98812" w14:textId="77777777" w:rsidR="00C53D95" w:rsidRPr="00B61F54" w:rsidRDefault="00C53D95" w:rsidP="00C53D95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C53D95" w:rsidRPr="00B61F54" w14:paraId="5AEAC6ED" w14:textId="77777777" w:rsidTr="00EA2A9E">
        <w:tc>
          <w:tcPr>
            <w:tcW w:w="0" w:type="auto"/>
            <w:shd w:val="clear" w:color="auto" w:fill="FFFFFF"/>
            <w:vAlign w:val="center"/>
            <w:hideMark/>
          </w:tcPr>
          <w:p w14:paraId="4AA5EFBB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7BDE64CF" w14:textId="77777777" w:rsidR="00C53D95" w:rsidRPr="00B61F54" w:rsidRDefault="00C53D95" w:rsidP="00C53D95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091"/>
        <w:gridCol w:w="819"/>
        <w:gridCol w:w="783"/>
      </w:tblGrid>
      <w:tr w:rsidR="00C53D95" w:rsidRPr="00B61F54" w14:paraId="4243E789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DCE5CE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0CFB02A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AA5FA5A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C81FFE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C53D95" w:rsidRPr="00B61F54" w14:paraId="5AB959C7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1654B3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C4060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proofErr w:type="spellStart"/>
            <w:r w:rsidRPr="00B61F54">
              <w:rPr>
                <w:rFonts w:ascii="微軟正黑體" w:hAnsi="微軟正黑體"/>
                <w:sz w:val="18"/>
                <w:szCs w:val="18"/>
              </w:rPr>
              <w:t>PK_WebItem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FE8B8C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3C709E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13B61537" w14:textId="77777777" w:rsidR="00C53D95" w:rsidRDefault="00C53D95" w:rsidP="00C53D95">
      <w:pPr>
        <w:widowControl/>
        <w:jc w:val="both"/>
        <w:rPr>
          <w:rFonts w:ascii="微軟正黑體" w:hAnsi="微軟正黑體"/>
          <w:sz w:val="18"/>
          <w:szCs w:val="18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r w:rsidRPr="00B61F54">
        <w:rPr>
          <w:rFonts w:ascii="微軟正黑體" w:hAnsi="微軟正黑體"/>
        </w:rPr>
        <w:t>example</w:t>
      </w:r>
      <w:r w:rsidRPr="00B61F54">
        <w:rPr>
          <w:rFonts w:ascii="微軟正黑體" w:hAnsi="微軟正黑體" w:hint="eastAsia"/>
        </w:rPr>
        <w:t>：&lt;s</w:t>
      </w:r>
      <w:r w:rsidRPr="00B61F54">
        <w:rPr>
          <w:rFonts w:ascii="微軟正黑體" w:hAnsi="微軟正黑體"/>
        </w:rPr>
        <w:t>elect</w:t>
      </w:r>
      <w:r w:rsidRPr="00B61F54">
        <w:rPr>
          <w:rFonts w:ascii="微軟正黑體" w:hAnsi="微軟正黑體" w:hint="eastAsia"/>
        </w:rPr>
        <w:t>&gt;</w:t>
      </w:r>
      <w:r w:rsidRPr="00B61F54">
        <w:rPr>
          <w:rFonts w:ascii="微軟正黑體" w:hAnsi="微軟正黑體"/>
        </w:rPr>
        <w:t>&lt;option value=</w:t>
      </w:r>
      <w:proofErr w:type="gramStart"/>
      <w:r w:rsidRPr="00B61F54">
        <w:rPr>
          <w:rFonts w:ascii="微軟正黑體" w:hAnsi="微軟正黑體"/>
          <w:sz w:val="20"/>
          <w:szCs w:val="20"/>
        </w:rPr>
        <w:t>’</w:t>
      </w:r>
      <w:proofErr w:type="gramEnd"/>
      <w:r w:rsidRPr="00B61F54">
        <w:rPr>
          <w:rFonts w:ascii="微軟正黑體" w:hAnsi="微軟正黑體" w:hint="eastAsia"/>
          <w:sz w:val="16"/>
          <w:szCs w:val="16"/>
        </w:rPr>
        <w:t>對應值</w:t>
      </w:r>
      <w:proofErr w:type="gramStart"/>
      <w:r w:rsidRPr="00B61F54">
        <w:rPr>
          <w:rFonts w:ascii="微軟正黑體" w:hAnsi="微軟正黑體"/>
          <w:sz w:val="20"/>
          <w:szCs w:val="20"/>
        </w:rPr>
        <w:t>’</w:t>
      </w:r>
      <w:proofErr w:type="gramEnd"/>
      <w:r w:rsidRPr="00B61F54">
        <w:rPr>
          <w:rFonts w:ascii="微軟正黑體" w:hAnsi="微軟正黑體"/>
        </w:rPr>
        <w:t>&gt;</w:t>
      </w:r>
      <w:r w:rsidRPr="00B61F54">
        <w:rPr>
          <w:rFonts w:ascii="微軟正黑體" w:hAnsi="微軟正黑體" w:hint="eastAsia"/>
          <w:sz w:val="18"/>
          <w:szCs w:val="18"/>
        </w:rPr>
        <w:t>選項顯示文字&lt;</w:t>
      </w:r>
      <w:r w:rsidRPr="00B61F54">
        <w:rPr>
          <w:rFonts w:ascii="微軟正黑體" w:hAnsi="微軟正黑體"/>
          <w:sz w:val="18"/>
          <w:szCs w:val="18"/>
        </w:rPr>
        <w:t>/option&gt;&lt;/select&gt;</w:t>
      </w:r>
    </w:p>
    <w:p w14:paraId="45D63CB4" w14:textId="4B58A45D" w:rsidR="00C53D95" w:rsidRDefault="00C53D95">
      <w:pPr>
        <w:widowControl/>
        <w:rPr>
          <w:rFonts w:ascii="微軟正黑體" w:hAnsi="微軟正黑體"/>
        </w:rPr>
      </w:pPr>
      <w:r>
        <w:rPr>
          <w:rFonts w:ascii="微軟正黑體" w:hAnsi="微軟正黑體"/>
        </w:rPr>
        <w:br w:type="page"/>
      </w:r>
    </w:p>
    <w:tbl>
      <w:tblPr>
        <w:tblW w:w="0" w:type="auto"/>
        <w:tblInd w:w="-8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011305" w:rsidRPr="00B61F54" w14:paraId="48412030" w14:textId="77777777" w:rsidTr="009531D2">
        <w:tc>
          <w:tcPr>
            <w:tcW w:w="8364" w:type="dxa"/>
            <w:shd w:val="clear" w:color="auto" w:fill="D3D3D3"/>
            <w:vAlign w:val="center"/>
            <w:hideMark/>
          </w:tcPr>
          <w:p w14:paraId="4CED5776" w14:textId="7416DB32" w:rsidR="00011305" w:rsidRPr="00B61F54" w:rsidRDefault="00011305" w:rsidP="009531D2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</w:t>
            </w:r>
            <w:r>
              <w:t xml:space="preserve"> </w:t>
            </w:r>
            <w:proofErr w:type="spellStart"/>
            <w:r w:rsidRPr="00011305">
              <w:rPr>
                <w:rFonts w:ascii="微軟正黑體" w:hAnsi="微軟正黑體"/>
                <w:b/>
                <w:bCs/>
                <w:sz w:val="18"/>
                <w:szCs w:val="18"/>
              </w:rPr>
              <w:t>riskResult</w:t>
            </w:r>
            <w:proofErr w:type="spellEnd"/>
          </w:p>
        </w:tc>
      </w:tr>
    </w:tbl>
    <w:p w14:paraId="057CA583" w14:textId="77777777" w:rsidR="00011305" w:rsidRPr="00B61F54" w:rsidRDefault="00011305" w:rsidP="00011305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011305" w:rsidRPr="00B61F54" w14:paraId="30F5990A" w14:textId="77777777" w:rsidTr="009531D2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E63E6D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011305" w:rsidRPr="00B61F54" w14:paraId="7A04ED3F" w14:textId="77777777" w:rsidTr="009531D2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FCEC5F" w14:textId="0DF34996" w:rsidR="00011305" w:rsidRPr="00B61F54" w:rsidRDefault="00EB5865" w:rsidP="009531D2">
            <w:pPr>
              <w:rPr>
                <w:rFonts w:ascii="微軟正黑體" w:hAnsi="微軟正黑體"/>
                <w:sz w:val="18"/>
                <w:szCs w:val="18"/>
              </w:rPr>
            </w:pPr>
            <w:bookmarkStart w:id="78" w:name="_Hlk105075816"/>
            <w:r w:rsidRPr="00EB5865">
              <w:rPr>
                <w:rFonts w:ascii="微軟正黑體" w:hAnsi="微軟正黑體" w:hint="eastAsia"/>
                <w:sz w:val="18"/>
                <w:szCs w:val="18"/>
              </w:rPr>
              <w:t>儲存開戶失敗報表內容</w:t>
            </w:r>
            <w:bookmarkEnd w:id="78"/>
          </w:p>
        </w:tc>
      </w:tr>
    </w:tbl>
    <w:p w14:paraId="2A0E89F1" w14:textId="77777777" w:rsidR="00011305" w:rsidRPr="00B61F54" w:rsidRDefault="00011305" w:rsidP="00011305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011305" w:rsidRPr="00B61F54" w14:paraId="34D10006" w14:textId="77777777" w:rsidTr="009531D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CEA65D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50FAAF89" w14:textId="77777777" w:rsidR="00011305" w:rsidRPr="00B61F54" w:rsidRDefault="00011305" w:rsidP="00011305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770"/>
        <w:gridCol w:w="1433"/>
        <w:gridCol w:w="745"/>
        <w:gridCol w:w="4083"/>
      </w:tblGrid>
      <w:tr w:rsidR="00011305" w:rsidRPr="00B61F54" w14:paraId="491A96A0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C2CEDF1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2B101DB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BA0F716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9340099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B07E64C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080F00" w:rsidRPr="00B61F54" w14:paraId="3C1E2846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88B9C7F" w14:textId="00B6D73A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FFA295" w14:textId="384F702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00CFDEE" w14:textId="0A42D90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765818" w14:textId="3EBD3DA1" w:rsidR="00080F00" w:rsidRPr="00B61F54" w:rsidRDefault="00455D79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01E793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56F0B5F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63D1B1" w14:textId="016B8193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1706425" w14:textId="0DC0F798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RISK_LEVEL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BEA80D" w14:textId="280AE157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41AE93" w14:textId="703133F6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2D30B8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0CFD6BC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AAB21A9" w14:textId="14568C0B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3745A8" w14:textId="3EE72D61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SP_LEVEL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D782222" w14:textId="4473910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4C265F7" w14:textId="2AA368C4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0CE98F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5A6B910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3D4622D" w14:textId="5747445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5C737BA" w14:textId="45C4ADB1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SP_001_LEVEL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6B1E389" w14:textId="208EF01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730079" w14:textId="59F6FF8B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3E5E59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08BDFB5A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22FBAF6" w14:textId="6415B3F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C242AA2" w14:textId="254835C5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SP_003_LEVEL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847CB1" w14:textId="269E621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FB0653E" w14:textId="73B65740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D28FEA6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3CF95B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32449D1" w14:textId="2FA580D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23093EC" w14:textId="5E439191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CA772AA" w14:textId="25254F11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EE6CADB" w14:textId="353E37B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701315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3A235C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0964FF" w14:textId="7B4C92D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74381E" w14:textId="6134610F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499BA8D" w14:textId="235702B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896A389" w14:textId="2EEB94D6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60CC9B0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5BCA59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EA96040" w14:textId="43AA4109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2DE354B" w14:textId="317C602E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1AF4103" w14:textId="5C0EE6AA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B5DBD80" w14:textId="1EB9A22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3B8DD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9059926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25F0C2" w14:textId="758DC4B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9208B0" w14:textId="0B82957D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B6402FB" w14:textId="42B3E199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6D3361E" w14:textId="528F2FF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FCFFC0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6445D0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B625BE" w14:textId="5AC0A78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CD2AE82" w14:textId="2BAD888B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97D8BD1" w14:textId="09E27C42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0699B8D" w14:textId="5A2F5F6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816D2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2BE26C2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942EAB" w14:textId="2BE6BFA1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5CF23D3" w14:textId="3B5C15D0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69E16FD" w14:textId="50C5A301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9E4D0BC" w14:textId="666CFD3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A289A8F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7EDD863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F244B0E" w14:textId="4E524D11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6014ED" w14:textId="56BD93D1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70FB4D1" w14:textId="490B2B97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098A546" w14:textId="7E3B034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B091EC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AB2BF8E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7EB6A1" w14:textId="46636D4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313E8A" w14:textId="36F6C28B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391E4F" w14:textId="4C940B9C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54C7F03" w14:textId="38FA25B2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2B1666B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7241EBE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36D4B2F" w14:textId="6F63158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2EA0950" w14:textId="339231A1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7742797" w14:textId="668E2BA6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E1FAA6A" w14:textId="6F84E239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D9873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00E89CB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1EFE6FD" w14:textId="473EB23E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B7D520C" w14:textId="0A86ACE2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1C183E7" w14:textId="772D602F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7EE2430" w14:textId="57E7864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5EF153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A365C5D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05DC72" w14:textId="4B48BD4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E70716" w14:textId="6BA300D6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07B2A1" w14:textId="22CFE5F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5CA9F3" w14:textId="6816A55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AF092A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154B3BF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B5592ED" w14:textId="409234F2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CF24399" w14:textId="67640E6C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5181295" w14:textId="1CB5BDA6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78DBB56" w14:textId="47D29F46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358D0F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C15108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014F9AA" w14:textId="4405EDD2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FBACCA4" w14:textId="048A28AB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C49A045" w14:textId="0339546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F965819" w14:textId="76352CF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5BE998B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B0F76EE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D7A5CE" w14:textId="32817D3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40093F2" w14:textId="4346DD05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5388906" w14:textId="49670D97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4ED8A6A" w14:textId="710C3A6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E3D92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2E9F9E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1E7AB1E" w14:textId="2CAC637E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9C86F4" w14:textId="1099EBCD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IT_007_LEVEL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2F1E515" w14:textId="11813978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4EE1113" w14:textId="7D2986B6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11D375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071AB7D7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43309F4" w14:textId="6C71B66E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11DDEF" w14:textId="7BF7C8EC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IT_008_LEVEL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97C033F" w14:textId="25867262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5957788" w14:textId="3D21F9B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1768C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8017526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50F510B" w14:textId="61709C1C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7A4D8AF" w14:textId="6BE40170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IT_009_LEVEL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A196234" w14:textId="31DEDF8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AD93A50" w14:textId="5B75B639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A9EC53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399658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36B9C8F" w14:textId="3821CBA5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2620F37" w14:textId="251821B2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IT_010_LEVEL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6EE6EB8" w14:textId="4E316A1F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41A7C76" w14:textId="4DDC934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2578D4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0618FF4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AD58110" w14:textId="038E3AE2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BC5312E" w14:textId="29D174D2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6FCB7E8" w14:textId="58C116A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8282569" w14:textId="220A09B2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2FF6B9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1A26442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1A87600" w14:textId="02759D96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6C3B630" w14:textId="637B56E2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D31479F" w14:textId="028FEEE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6958616" w14:textId="7622A669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145E656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7F8BDAA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CE3D05" w14:textId="752B40C8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E07D816" w14:textId="7C81C75C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DF993CA" w14:textId="66CBBCCC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A79761" w14:textId="2A57058E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674CC4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6B3577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AEA5276" w14:textId="176128D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A6A6A75" w14:textId="19CA202A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82F26F" w14:textId="3116CB82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D9B3D54" w14:textId="677CD25B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8C916A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13AE74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A99E8A3" w14:textId="0568144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D7E841D" w14:textId="7A40BBF4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99F30A4" w14:textId="528A0C3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B19D0D4" w14:textId="3A9EC89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6D3946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44BE84C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69E903B" w14:textId="04DE914F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lastRenderedPageBreak/>
              <w:t>29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C0FFEBA" w14:textId="20777189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CABF080" w14:textId="1502CF6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B362A8D" w14:textId="78835440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80B4B1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30B5B7C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753B0A7" w14:textId="697928F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0ACADBE" w14:textId="214B4BD8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9218E7" w14:textId="27DC6CB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ED24FAD" w14:textId="614408F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547802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BEE4820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8D1940" w14:textId="68246397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20E6A97" w14:textId="60A96459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E1C017D" w14:textId="4E4302A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372020E" w14:textId="0A1802C2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C5D7A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1D0575C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18F9BBF" w14:textId="570D80FB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D56CEAB" w14:textId="5D7BA417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6435F9F" w14:textId="7BC931D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1B82702" w14:textId="562E93F5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0BD662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9DDF47B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F52365" w14:textId="3C19F0F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55B92CA" w14:textId="6B52E690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51B1298" w14:textId="7089939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AA52870" w14:textId="53EF02C8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D0D14A5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E61EBE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203E106" w14:textId="4A3D9D5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9DC68F0" w14:textId="666404D7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7B29D25" w14:textId="68EEFDC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438C19" w14:textId="134A984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629E5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DA75BF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EF3CBA" w14:textId="38C96D71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EF97453" w14:textId="261AA6EA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F07C4D" w14:textId="338A04D2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EDD8266" w14:textId="2FC0018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2E0303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147C3BCD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2387931" w14:textId="22785E4C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B8E1F5F" w14:textId="187D12AF" w:rsidR="00080F00" w:rsidRPr="00080F00" w:rsidRDefault="00080F00" w:rsidP="00080F00">
            <w:pPr>
              <w:widowControl/>
              <w:jc w:val="center"/>
              <w:rPr>
                <w:rFonts w:eastAsia="新細明體"/>
                <w:color w:val="000000"/>
              </w:rPr>
            </w:pPr>
            <w:r>
              <w:rPr>
                <w:rFonts w:hint="eastAsia"/>
                <w:color w:val="000000"/>
              </w:rPr>
              <w:t>IL_006_LEVEL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6565FCB" w14:textId="50E7C41B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AA5D83E" w14:textId="7406906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65B92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3DF71C5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E47818" w14:textId="7EC63FB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9DFF2E1" w14:textId="2090624C" w:rsidR="00080F00" w:rsidRPr="00080F00" w:rsidRDefault="00080F00" w:rsidP="00080F00">
            <w:pPr>
              <w:widowControl/>
              <w:jc w:val="center"/>
              <w:rPr>
                <w:rFonts w:eastAsia="新細明體"/>
                <w:color w:val="000000"/>
              </w:rPr>
            </w:pPr>
            <w:r>
              <w:rPr>
                <w:rFonts w:hint="eastAsia"/>
                <w:color w:val="000000"/>
              </w:rPr>
              <w:t>IL_007_LEVEL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F758A7E" w14:textId="665B1526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B4EB4D9" w14:textId="3ADF61E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57CE810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1F8CDDC3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3CB41A" w14:textId="1686E22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6D62229" w14:textId="67822DAE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IL_008_LEVEL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FE95B22" w14:textId="4F474EBC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659F1D4" w14:textId="26BC3064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39F40FC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8E34968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E35F7D2" w14:textId="4F9E3B65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77109D5" w14:textId="081F61C7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IL_009_LEVEL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93025A" w14:textId="7DA46CC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0CE0598" w14:textId="1C9932C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AB97C5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3908FEF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550AAB1" w14:textId="04597400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2B10033" w14:textId="0AD084C2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IL_010_LEVEL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B616B55" w14:textId="27ED9FA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35F8EAB" w14:textId="3C3D32C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3F11A73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4587056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4EE55E9" w14:textId="76C3E376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6628F3C" w14:textId="05A7A0CD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IL_011_LEVEL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E1D9E21" w14:textId="62138F1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1482DB5" w14:textId="12D241F5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90E4AC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5AA5065B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1078576" w14:textId="53FA204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97CB79" w14:textId="730443BD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IL_012_LEVEL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659EFF" w14:textId="2364ED4D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F9185C3" w14:textId="27390DED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CC55D9D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B70B542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31F0DE2" w14:textId="3DB5FC52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964372B" w14:textId="194479E0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4A562EF" w14:textId="71F0603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7D15467" w14:textId="52D8003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49FA45A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382937B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A04A5CE" w14:textId="099DA12C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598616" w14:textId="29E6E0A2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879C0F2" w14:textId="2DA6FAA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1EC04A3" w14:textId="438DCE0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67AE3D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6B3194F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23E39B" w14:textId="7F3CBE1E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DDF775E" w14:textId="30E3B015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0F3249F" w14:textId="79EA19F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AD0A894" w14:textId="32266A7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1DFEDD0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1240AE7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089A852" w14:textId="58567A63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C0AF6BB" w14:textId="6AE347C8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A82C78" w14:textId="24F27E3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BEAFF0" w14:textId="06CE40D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7707AC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7FC609E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248899A" w14:textId="08A1FA9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3D3B050" w14:textId="2C45BD31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B1FBEF5" w14:textId="05E085B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BEDAB4D" w14:textId="319AAFD5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D16AD6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1AFF1FA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1E3DED" w14:textId="491819EC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3A5A22" w14:textId="0A77CC42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LD_LEVEL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8A08432" w14:textId="11762B0D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FC54B2" w14:textId="1658408B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4A0509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DEDBF49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246DFB4" w14:textId="3CA7581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400B364" w14:textId="5C19F545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LD_001_LEVEL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9EEC33D" w14:textId="7D5E515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7C4F90A" w14:textId="52B0D6E2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A92D477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1B18C8E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ABF91F" w14:textId="7AEC2128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A80F4B3" w14:textId="6C999C9C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0385A16" w14:textId="26633240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CE4B66A" w14:textId="65307364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D36D1BB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6911B2F3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92532A" w14:textId="4FC0E67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38D4C7A" w14:textId="26217531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EBB8C1B" w14:textId="468B8B34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BFAD2F4" w14:textId="0EC7B49F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07BD11A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4A907071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C48703" w14:textId="3655D1C6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87C6975" w14:textId="33A0426F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7E6B8F2" w14:textId="72682E71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951F71A" w14:textId="1E6903D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8817C75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0D23E2E3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51B1D4C" w14:textId="155D6669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C3FA1F6" w14:textId="2BB0AB16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0351A6E" w14:textId="21CA9C1D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43D36B" w14:textId="3DC42A6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126119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EA0C93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7968D7D" w14:textId="3B2E7694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5BEB85E" w14:textId="41671C2C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0B3E4B0" w14:textId="74D3D023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058F50C" w14:textId="299BF4E8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FBDC7A4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20B23D82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6B60E2" w14:textId="0087DA98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3709F0F" w14:textId="44350755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92DDEF" w14:textId="7CE4B31E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75911B7" w14:textId="5F0F3E4C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F093E91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31A7413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BBD3D75" w14:textId="76D9AFF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5EB95D6" w14:textId="37334042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9DFEE89" w14:textId="6CB86F0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ECED5A9" w14:textId="66D5D78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FE790B5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2567087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EF9C21B" w14:textId="184174A6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987839" w14:textId="36DF7FB6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OM_LEVEL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A490AA2" w14:textId="7A880D05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F29C037" w14:textId="34BA41CA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BFF63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080F00" w:rsidRPr="00B61F54" w14:paraId="7E8C8E14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83FEC6" w14:textId="2224CD5D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ED1A5B5" w14:textId="16BEF591" w:rsidR="00080F00" w:rsidRPr="00080F00" w:rsidRDefault="00080F00" w:rsidP="00080F00">
            <w:pPr>
              <w:widowControl/>
              <w:jc w:val="center"/>
              <w:rPr>
                <w:rFonts w:eastAsia="新細明體"/>
                <w:color w:val="000000"/>
              </w:rPr>
            </w:pPr>
            <w:r>
              <w:rPr>
                <w:rFonts w:hint="eastAsia"/>
                <w:color w:val="000000"/>
              </w:rPr>
              <w:t>OM_001_LEVEL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CED7F0" w14:textId="506882E9" w:rsidR="00080F00" w:rsidRPr="00B61F54" w:rsidRDefault="00080F00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proofErr w:type="gramStart"/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proofErr w:type="gramEnd"/>
            <w:r w:rsidRPr="00B61F54">
              <w:rPr>
                <w:rFonts w:ascii="微軟正黑體" w:hAnsi="微軟正黑體"/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93EDB18" w14:textId="687AC3DD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B67F772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</w:tbl>
    <w:p w14:paraId="3D2B8B32" w14:textId="77777777" w:rsidR="00011305" w:rsidRPr="00B61F54" w:rsidRDefault="00011305" w:rsidP="00011305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011305" w:rsidRPr="00B61F54" w14:paraId="5938E88F" w14:textId="77777777" w:rsidTr="009531D2">
        <w:tc>
          <w:tcPr>
            <w:tcW w:w="0" w:type="auto"/>
            <w:shd w:val="clear" w:color="auto" w:fill="FFFFFF"/>
            <w:vAlign w:val="center"/>
            <w:hideMark/>
          </w:tcPr>
          <w:p w14:paraId="4A87DD12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773E9ACD" w14:textId="77777777" w:rsidR="00011305" w:rsidRPr="00B61F54" w:rsidRDefault="00011305" w:rsidP="00011305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539"/>
        <w:gridCol w:w="819"/>
        <w:gridCol w:w="783"/>
      </w:tblGrid>
      <w:tr w:rsidR="00011305" w:rsidRPr="00B61F54" w14:paraId="4F302689" w14:textId="77777777" w:rsidTr="009531D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7C5970B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240627B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B0EC838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1240DBF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011305" w:rsidRPr="00B61F54" w14:paraId="50F855AE" w14:textId="77777777" w:rsidTr="009531D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4340EC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1E4779" w14:textId="1DA2B04A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8A71A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1F687C" w14:textId="2B478E85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</w:p>
        </w:tc>
      </w:tr>
    </w:tbl>
    <w:p w14:paraId="6836FA1D" w14:textId="48B8DB30" w:rsidR="008102A5" w:rsidRDefault="00011305" w:rsidP="00080F00">
      <w:pPr>
        <w:widowControl/>
        <w:jc w:val="both"/>
        <w:rPr>
          <w:rFonts w:ascii="微軟正黑體" w:hAnsi="微軟正黑體"/>
          <w:sz w:val="18"/>
          <w:szCs w:val="18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r w:rsidR="008102A5">
        <w:rPr>
          <w:rFonts w:ascii="微軟正黑體" w:hAnsi="微軟正黑體"/>
          <w:sz w:val="18"/>
          <w:szCs w:val="18"/>
        </w:rPr>
        <w:br w:type="page"/>
      </w:r>
    </w:p>
    <w:p w14:paraId="6D6F17AE" w14:textId="77777777" w:rsidR="006F66E7" w:rsidRPr="00B61F54" w:rsidRDefault="006F66E7" w:rsidP="000A5980">
      <w:pPr>
        <w:pStyle w:val="aa"/>
        <w:widowControl/>
        <w:numPr>
          <w:ilvl w:val="0"/>
          <w:numId w:val="5"/>
        </w:numPr>
        <w:ind w:leftChars="0"/>
        <w:rPr>
          <w:rFonts w:ascii="微軟正黑體" w:hAnsi="微軟正黑體"/>
          <w:color w:val="000000" w:themeColor="text1"/>
          <w:sz w:val="32"/>
          <w:szCs w:val="32"/>
        </w:rPr>
      </w:pPr>
      <w:r w:rsidRPr="00B61F54">
        <w:rPr>
          <w:rFonts w:ascii="微軟正黑體" w:hAnsi="微軟正黑體" w:hint="eastAsia"/>
          <w:color w:val="000000" w:themeColor="text1"/>
          <w:sz w:val="32"/>
          <w:szCs w:val="32"/>
        </w:rPr>
        <w:lastRenderedPageBreak/>
        <w:t>ER-diagram</w:t>
      </w:r>
    </w:p>
    <w:p w14:paraId="59EC645F" w14:textId="55CC305C" w:rsidR="006F66E7" w:rsidRPr="00B61F54" w:rsidRDefault="00CD730B" w:rsidP="006F66E7">
      <w:pPr>
        <w:jc w:val="center"/>
        <w:rPr>
          <w:rFonts w:ascii="微軟正黑體" w:hAnsi="微軟正黑體"/>
          <w:color w:val="000000" w:themeColor="text1"/>
          <w:sz w:val="36"/>
          <w:szCs w:val="36"/>
        </w:rPr>
      </w:pPr>
      <w:r>
        <w:rPr>
          <w:rFonts w:ascii="微軟正黑體" w:hAnsi="微軟正黑體"/>
          <w:noProof/>
        </w:rPr>
        <w:drawing>
          <wp:inline distT="0" distB="0" distL="0" distR="0" wp14:anchorId="2B49638F" wp14:editId="63AF43E2">
            <wp:extent cx="5962650" cy="71437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A0F2B" w14:textId="6D1F7BB7" w:rsidR="00675D64" w:rsidRPr="00B61F54" w:rsidRDefault="00962E6F" w:rsidP="00962E6F">
      <w:pPr>
        <w:widowControl/>
        <w:rPr>
          <w:rFonts w:ascii="微軟正黑體" w:hAnsi="微軟正黑體"/>
          <w:color w:val="000000" w:themeColor="text1"/>
          <w:sz w:val="36"/>
          <w:szCs w:val="36"/>
        </w:rPr>
      </w:pPr>
      <w:r w:rsidRPr="00B61F54">
        <w:rPr>
          <w:rFonts w:ascii="微軟正黑體" w:hAnsi="微軟正黑體"/>
          <w:color w:val="000000" w:themeColor="text1"/>
          <w:sz w:val="36"/>
          <w:szCs w:val="36"/>
        </w:rPr>
        <w:br w:type="page"/>
      </w:r>
    </w:p>
    <w:p w14:paraId="02064D19" w14:textId="24101FBA" w:rsidR="006773C5" w:rsidRPr="00B61F54" w:rsidRDefault="007A68F6" w:rsidP="007A68F6">
      <w:pPr>
        <w:pStyle w:val="1"/>
        <w:rPr>
          <w:rFonts w:ascii="微軟正黑體" w:hAnsi="微軟正黑體"/>
        </w:rPr>
      </w:pPr>
      <w:bookmarkStart w:id="79" w:name="_Toc105516398"/>
      <w:r w:rsidRPr="00B61F54">
        <w:rPr>
          <w:rFonts w:ascii="微軟正黑體" w:hAnsi="微軟正黑體" w:hint="eastAsia"/>
        </w:rPr>
        <w:lastRenderedPageBreak/>
        <w:t>E</w:t>
      </w:r>
      <w:r w:rsidRPr="00B61F54">
        <w:rPr>
          <w:rFonts w:ascii="微軟正黑體" w:hAnsi="微軟正黑體"/>
        </w:rPr>
        <w:t>-R Model</w:t>
      </w:r>
      <w:bookmarkEnd w:id="79"/>
    </w:p>
    <w:p w14:paraId="199DF0B9" w14:textId="1E39BC1A" w:rsidR="007A68F6" w:rsidRPr="00B61F54" w:rsidRDefault="007A68F6" w:rsidP="007A68F6">
      <w:pPr>
        <w:tabs>
          <w:tab w:val="left" w:pos="761"/>
        </w:tabs>
        <w:rPr>
          <w:rFonts w:ascii="微軟正黑體" w:hAnsi="微軟正黑體"/>
        </w:rPr>
      </w:pPr>
      <w:r w:rsidRPr="00B61F54">
        <w:rPr>
          <w:rFonts w:ascii="微軟正黑體" w:hAnsi="微軟正黑體"/>
        </w:rPr>
        <w:tab/>
      </w:r>
      <w:r w:rsidR="005C14BB">
        <w:rPr>
          <w:rFonts w:ascii="微軟正黑體" w:hAnsi="微軟正黑體"/>
          <w:noProof/>
        </w:rPr>
        <w:drawing>
          <wp:inline distT="0" distB="0" distL="0" distR="0" wp14:anchorId="7A5E529F" wp14:editId="2737AECD">
            <wp:extent cx="6648450" cy="3505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68F6" w:rsidRPr="00B61F54" w:rsidSect="00507B58">
      <w:footerReference w:type="default" r:id="rId17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D3D68" w14:textId="77777777" w:rsidR="00EC16EA" w:rsidRDefault="00EC16EA" w:rsidP="00DE5963">
      <w:r>
        <w:separator/>
      </w:r>
    </w:p>
  </w:endnote>
  <w:endnote w:type="continuationSeparator" w:id="0">
    <w:p w14:paraId="455C1C9A" w14:textId="77777777" w:rsidR="00EC16EA" w:rsidRDefault="00EC16EA" w:rsidP="00DE5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AF6F" w14:textId="499CD7A1" w:rsidR="003578F8" w:rsidRDefault="003578F8">
    <w:pPr>
      <w:pStyle w:val="a8"/>
      <w:jc w:val="center"/>
    </w:pPr>
  </w:p>
  <w:p w14:paraId="30FAFCDE" w14:textId="77777777" w:rsidR="003578F8" w:rsidRDefault="003578F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B5AD0" w14:textId="51ACD04A" w:rsidR="003578F8" w:rsidRDefault="003578F8">
    <w:pPr>
      <w:pStyle w:val="a8"/>
      <w:jc w:val="center"/>
    </w:pPr>
  </w:p>
  <w:p w14:paraId="25BB937E" w14:textId="77777777" w:rsidR="003578F8" w:rsidRDefault="003578F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0014000"/>
      <w:docPartObj>
        <w:docPartGallery w:val="Page Numbers (Bottom of Page)"/>
        <w:docPartUnique/>
      </w:docPartObj>
    </w:sdtPr>
    <w:sdtEndPr/>
    <w:sdtContent>
      <w:p w14:paraId="73D79390" w14:textId="5695AD48" w:rsidR="003578F8" w:rsidRDefault="003578F8" w:rsidP="00B61F5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06BAD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F98C3" w14:textId="77777777" w:rsidR="00EC16EA" w:rsidRDefault="00EC16EA" w:rsidP="00DE5963">
      <w:r>
        <w:separator/>
      </w:r>
    </w:p>
  </w:footnote>
  <w:footnote w:type="continuationSeparator" w:id="0">
    <w:p w14:paraId="14974A90" w14:textId="77777777" w:rsidR="00EC16EA" w:rsidRDefault="00EC16EA" w:rsidP="00DE59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98F"/>
    <w:multiLevelType w:val="hybridMultilevel"/>
    <w:tmpl w:val="E1B21A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E2411C"/>
    <w:multiLevelType w:val="hybridMultilevel"/>
    <w:tmpl w:val="83B095EC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0E4D2B"/>
    <w:multiLevelType w:val="multilevel"/>
    <w:tmpl w:val="C40EE554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9A3F68"/>
    <w:multiLevelType w:val="multilevel"/>
    <w:tmpl w:val="53A6A33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CC3196"/>
    <w:multiLevelType w:val="hybridMultilevel"/>
    <w:tmpl w:val="F71A2AC2"/>
    <w:lvl w:ilvl="0" w:tplc="74A42E78">
      <w:start w:val="1"/>
      <w:numFmt w:val="ideographLegalTraditional"/>
      <w:pStyle w:val="1"/>
      <w:lvlText w:val="%1、"/>
      <w:lvlJc w:val="left"/>
      <w:pPr>
        <w:ind w:left="480" w:hanging="480"/>
      </w:pPr>
    </w:lvl>
    <w:lvl w:ilvl="1" w:tplc="A2400398">
      <w:start w:val="1"/>
      <w:numFmt w:val="decimalZero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B1C3C"/>
    <w:multiLevelType w:val="hybridMultilevel"/>
    <w:tmpl w:val="DFB603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EC60515"/>
    <w:multiLevelType w:val="hybridMultilevel"/>
    <w:tmpl w:val="7D603E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06E0314"/>
    <w:multiLevelType w:val="hybridMultilevel"/>
    <w:tmpl w:val="484CF4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16E4AB4"/>
    <w:multiLevelType w:val="hybridMultilevel"/>
    <w:tmpl w:val="52145EA4"/>
    <w:lvl w:ilvl="0" w:tplc="9D4C10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2041E9"/>
    <w:multiLevelType w:val="hybridMultilevel"/>
    <w:tmpl w:val="501258C2"/>
    <w:lvl w:ilvl="0" w:tplc="B220F29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788701B"/>
    <w:multiLevelType w:val="multilevel"/>
    <w:tmpl w:val="F15037F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E2254E"/>
    <w:multiLevelType w:val="multilevel"/>
    <w:tmpl w:val="333CDA6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9978B7"/>
    <w:multiLevelType w:val="hybridMultilevel"/>
    <w:tmpl w:val="6DE6AD40"/>
    <w:lvl w:ilvl="0" w:tplc="914EC822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0C90658"/>
    <w:multiLevelType w:val="hybridMultilevel"/>
    <w:tmpl w:val="1EC032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2CD4B6C"/>
    <w:multiLevelType w:val="hybridMultilevel"/>
    <w:tmpl w:val="501258C2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2E036DF"/>
    <w:multiLevelType w:val="hybridMultilevel"/>
    <w:tmpl w:val="A072AB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7884373"/>
    <w:multiLevelType w:val="hybridMultilevel"/>
    <w:tmpl w:val="C0D088C0"/>
    <w:lvl w:ilvl="0" w:tplc="CBEE13A8">
      <w:start w:val="1"/>
      <w:numFmt w:val="decimal"/>
      <w:pStyle w:val="3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6EC88E64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934D99"/>
    <w:multiLevelType w:val="hybridMultilevel"/>
    <w:tmpl w:val="770A33C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FB95FCC"/>
    <w:multiLevelType w:val="multilevel"/>
    <w:tmpl w:val="DCC62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736567"/>
    <w:multiLevelType w:val="hybridMultilevel"/>
    <w:tmpl w:val="D4D69D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6E62191"/>
    <w:multiLevelType w:val="hybridMultilevel"/>
    <w:tmpl w:val="0720BFBE"/>
    <w:lvl w:ilvl="0" w:tplc="683AF63E">
      <w:start w:val="1"/>
      <w:numFmt w:val="taiwaneseCountingThousand"/>
      <w:lvlText w:val="%1、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7530D0D"/>
    <w:multiLevelType w:val="hybridMultilevel"/>
    <w:tmpl w:val="84CADAC4"/>
    <w:lvl w:ilvl="0" w:tplc="B2F8595E">
      <w:start w:val="1"/>
      <w:numFmt w:val="taiwaneseCountingThousand"/>
      <w:lvlText w:val="%1、"/>
      <w:lvlJc w:val="left"/>
      <w:pPr>
        <w:ind w:left="480" w:hanging="480"/>
      </w:pPr>
      <w:rPr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91564AC"/>
    <w:multiLevelType w:val="hybridMultilevel"/>
    <w:tmpl w:val="01FA4FF8"/>
    <w:lvl w:ilvl="0" w:tplc="5C26A632">
      <w:start w:val="1"/>
      <w:numFmt w:val="taiwaneseCountingThousand"/>
      <w:lvlText w:val="%1、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93F4C2B"/>
    <w:multiLevelType w:val="hybridMultilevel"/>
    <w:tmpl w:val="C9B8564A"/>
    <w:lvl w:ilvl="0" w:tplc="8114603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C97D16"/>
    <w:multiLevelType w:val="hybridMultilevel"/>
    <w:tmpl w:val="139CC78C"/>
    <w:lvl w:ilvl="0" w:tplc="E7DA3AEE">
      <w:start w:val="1"/>
      <w:numFmt w:val="taiwaneseCountingThousand"/>
      <w:pStyle w:val="2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80655C"/>
    <w:multiLevelType w:val="hybridMultilevel"/>
    <w:tmpl w:val="79E25DCA"/>
    <w:lvl w:ilvl="0" w:tplc="B2F8595E">
      <w:start w:val="1"/>
      <w:numFmt w:val="taiwaneseCountingThousand"/>
      <w:lvlText w:val="%1、"/>
      <w:lvlJc w:val="left"/>
      <w:pPr>
        <w:ind w:left="480" w:hanging="480"/>
      </w:pPr>
      <w:rPr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70D6929"/>
    <w:multiLevelType w:val="hybridMultilevel"/>
    <w:tmpl w:val="2644670E"/>
    <w:lvl w:ilvl="0" w:tplc="8DE2842C">
      <w:start w:val="1"/>
      <w:numFmt w:val="decimal"/>
      <w:lvlText w:val="%1."/>
      <w:lvlJc w:val="left"/>
      <w:pPr>
        <w:ind w:left="195" w:hanging="1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FC7209E"/>
    <w:multiLevelType w:val="hybridMultilevel"/>
    <w:tmpl w:val="52145E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42478F2"/>
    <w:multiLevelType w:val="hybridMultilevel"/>
    <w:tmpl w:val="BA468CF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firstLine="0"/>
      </w:pPr>
      <w:rPr>
        <w:rFonts w:ascii="Wingdings" w:hAnsi="Wingdings" w:hint="default"/>
      </w:rPr>
    </w:lvl>
    <w:lvl w:ilvl="1" w:tplc="300E05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B9F6B338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DD94FC7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04860A8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4F8AC73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00C044C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19E8281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9BAE0114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9" w15:restartNumberingAfterBreak="0">
    <w:nsid w:val="698A197A"/>
    <w:multiLevelType w:val="multilevel"/>
    <w:tmpl w:val="333CDA6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9982D48"/>
    <w:multiLevelType w:val="hybridMultilevel"/>
    <w:tmpl w:val="F9E684C6"/>
    <w:lvl w:ilvl="0" w:tplc="FFFFFFFF">
      <w:start w:val="1"/>
      <w:numFmt w:val="decimal"/>
      <w:lvlText w:val="%1."/>
      <w:lvlJc w:val="left"/>
      <w:pPr>
        <w:ind w:left="195" w:hanging="195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E8F23EC"/>
    <w:multiLevelType w:val="hybridMultilevel"/>
    <w:tmpl w:val="09B6E960"/>
    <w:lvl w:ilvl="0" w:tplc="8DE2842C">
      <w:start w:val="1"/>
      <w:numFmt w:val="decimal"/>
      <w:lvlText w:val="%1."/>
      <w:lvlJc w:val="left"/>
      <w:pPr>
        <w:ind w:left="195" w:hanging="1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47462A9"/>
    <w:multiLevelType w:val="hybridMultilevel"/>
    <w:tmpl w:val="646034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89952452">
    <w:abstractNumId w:val="4"/>
  </w:num>
  <w:num w:numId="2" w16cid:durableId="1450126571">
    <w:abstractNumId w:val="24"/>
  </w:num>
  <w:num w:numId="3" w16cid:durableId="170604475">
    <w:abstractNumId w:val="16"/>
  </w:num>
  <w:num w:numId="4" w16cid:durableId="538665037">
    <w:abstractNumId w:val="8"/>
  </w:num>
  <w:num w:numId="5" w16cid:durableId="1512449534">
    <w:abstractNumId w:val="21"/>
  </w:num>
  <w:num w:numId="6" w16cid:durableId="553155477">
    <w:abstractNumId w:val="18"/>
  </w:num>
  <w:num w:numId="7" w16cid:durableId="22020729">
    <w:abstractNumId w:val="2"/>
  </w:num>
  <w:num w:numId="8" w16cid:durableId="869145469">
    <w:abstractNumId w:val="10"/>
  </w:num>
  <w:num w:numId="9" w16cid:durableId="302777771">
    <w:abstractNumId w:val="29"/>
  </w:num>
  <w:num w:numId="10" w16cid:durableId="1471750316">
    <w:abstractNumId w:val="28"/>
  </w:num>
  <w:num w:numId="11" w16cid:durableId="1999190196">
    <w:abstractNumId w:val="7"/>
  </w:num>
  <w:num w:numId="12" w16cid:durableId="1369838563">
    <w:abstractNumId w:val="31"/>
  </w:num>
  <w:num w:numId="13" w16cid:durableId="1972665233">
    <w:abstractNumId w:val="26"/>
  </w:num>
  <w:num w:numId="14" w16cid:durableId="1741095692">
    <w:abstractNumId w:val="30"/>
  </w:num>
  <w:num w:numId="15" w16cid:durableId="1275283924">
    <w:abstractNumId w:val="24"/>
    <w:lvlOverride w:ilvl="0">
      <w:startOverride w:val="1"/>
    </w:lvlOverride>
  </w:num>
  <w:num w:numId="16" w16cid:durableId="935749623">
    <w:abstractNumId w:val="17"/>
  </w:num>
  <w:num w:numId="17" w16cid:durableId="296641707">
    <w:abstractNumId w:val="19"/>
  </w:num>
  <w:num w:numId="18" w16cid:durableId="966735171">
    <w:abstractNumId w:val="24"/>
    <w:lvlOverride w:ilvl="0">
      <w:startOverride w:val="1"/>
    </w:lvlOverride>
  </w:num>
  <w:num w:numId="19" w16cid:durableId="436751016">
    <w:abstractNumId w:val="25"/>
  </w:num>
  <w:num w:numId="20" w16cid:durableId="441654269">
    <w:abstractNumId w:val="32"/>
  </w:num>
  <w:num w:numId="21" w16cid:durableId="4004451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92579749">
    <w:abstractNumId w:val="15"/>
  </w:num>
  <w:num w:numId="23" w16cid:durableId="13538754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770265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581184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566617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34506460">
    <w:abstractNumId w:val="24"/>
    <w:lvlOverride w:ilvl="0">
      <w:startOverride w:val="1"/>
    </w:lvlOverride>
  </w:num>
  <w:num w:numId="28" w16cid:durableId="638656124">
    <w:abstractNumId w:val="24"/>
    <w:lvlOverride w:ilvl="0">
      <w:startOverride w:val="1"/>
    </w:lvlOverride>
  </w:num>
  <w:num w:numId="29" w16cid:durableId="120417840">
    <w:abstractNumId w:val="27"/>
  </w:num>
  <w:num w:numId="30" w16cid:durableId="1557426292">
    <w:abstractNumId w:val="9"/>
  </w:num>
  <w:num w:numId="31" w16cid:durableId="719481213">
    <w:abstractNumId w:val="14"/>
  </w:num>
  <w:num w:numId="32" w16cid:durableId="995375082">
    <w:abstractNumId w:val="22"/>
  </w:num>
  <w:num w:numId="33" w16cid:durableId="978725318">
    <w:abstractNumId w:val="20"/>
  </w:num>
  <w:num w:numId="34" w16cid:durableId="1287858629">
    <w:abstractNumId w:val="3"/>
  </w:num>
  <w:num w:numId="35" w16cid:durableId="183672230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23014342">
    <w:abstractNumId w:val="0"/>
  </w:num>
  <w:num w:numId="37" w16cid:durableId="585848288">
    <w:abstractNumId w:val="1"/>
  </w:num>
  <w:num w:numId="38" w16cid:durableId="601112857">
    <w:abstractNumId w:val="13"/>
  </w:num>
  <w:num w:numId="39" w16cid:durableId="1140420775">
    <w:abstractNumId w:val="5"/>
  </w:num>
  <w:num w:numId="40" w16cid:durableId="1223566355">
    <w:abstractNumId w:val="11"/>
  </w:num>
  <w:num w:numId="41" w16cid:durableId="145783092">
    <w:abstractNumId w:val="6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indows 使用者">
    <w15:presenceInfo w15:providerId="None" w15:userId="Windows 使用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1DB"/>
    <w:rsid w:val="00001646"/>
    <w:rsid w:val="00001BDE"/>
    <w:rsid w:val="00003FA9"/>
    <w:rsid w:val="00011305"/>
    <w:rsid w:val="00012775"/>
    <w:rsid w:val="000127BA"/>
    <w:rsid w:val="00012925"/>
    <w:rsid w:val="0001594C"/>
    <w:rsid w:val="00016510"/>
    <w:rsid w:val="00021E26"/>
    <w:rsid w:val="00024402"/>
    <w:rsid w:val="000262FD"/>
    <w:rsid w:val="000264E6"/>
    <w:rsid w:val="00030C44"/>
    <w:rsid w:val="00030F68"/>
    <w:rsid w:val="00031722"/>
    <w:rsid w:val="00031F8E"/>
    <w:rsid w:val="00032361"/>
    <w:rsid w:val="00032875"/>
    <w:rsid w:val="000330A2"/>
    <w:rsid w:val="00033F53"/>
    <w:rsid w:val="00033FDE"/>
    <w:rsid w:val="000377E4"/>
    <w:rsid w:val="00037DA5"/>
    <w:rsid w:val="00040363"/>
    <w:rsid w:val="00040590"/>
    <w:rsid w:val="000429BE"/>
    <w:rsid w:val="00044B97"/>
    <w:rsid w:val="00045216"/>
    <w:rsid w:val="00045FDB"/>
    <w:rsid w:val="00051B25"/>
    <w:rsid w:val="000521B6"/>
    <w:rsid w:val="00053ED0"/>
    <w:rsid w:val="00062695"/>
    <w:rsid w:val="000634AF"/>
    <w:rsid w:val="00063DEC"/>
    <w:rsid w:val="00063EF0"/>
    <w:rsid w:val="00071615"/>
    <w:rsid w:val="00073F5D"/>
    <w:rsid w:val="00080E55"/>
    <w:rsid w:val="00080F00"/>
    <w:rsid w:val="00081E13"/>
    <w:rsid w:val="000835B2"/>
    <w:rsid w:val="0008362F"/>
    <w:rsid w:val="00093774"/>
    <w:rsid w:val="000975F4"/>
    <w:rsid w:val="000A27D8"/>
    <w:rsid w:val="000A49DA"/>
    <w:rsid w:val="000A5980"/>
    <w:rsid w:val="000A7722"/>
    <w:rsid w:val="000B6E60"/>
    <w:rsid w:val="000C2CE4"/>
    <w:rsid w:val="000C49B9"/>
    <w:rsid w:val="000C737F"/>
    <w:rsid w:val="000D1B6F"/>
    <w:rsid w:val="000D5721"/>
    <w:rsid w:val="000D6032"/>
    <w:rsid w:val="000D60BA"/>
    <w:rsid w:val="000E084B"/>
    <w:rsid w:val="000E2771"/>
    <w:rsid w:val="000E69FF"/>
    <w:rsid w:val="000E7247"/>
    <w:rsid w:val="000E782F"/>
    <w:rsid w:val="000F05DF"/>
    <w:rsid w:val="000F13F3"/>
    <w:rsid w:val="000F258C"/>
    <w:rsid w:val="000F2D61"/>
    <w:rsid w:val="000F643D"/>
    <w:rsid w:val="000F70A7"/>
    <w:rsid w:val="000F79DE"/>
    <w:rsid w:val="00100930"/>
    <w:rsid w:val="00101932"/>
    <w:rsid w:val="00103F03"/>
    <w:rsid w:val="0010492D"/>
    <w:rsid w:val="00104C36"/>
    <w:rsid w:val="00105CDD"/>
    <w:rsid w:val="00107057"/>
    <w:rsid w:val="0011195C"/>
    <w:rsid w:val="00112D09"/>
    <w:rsid w:val="00113DE3"/>
    <w:rsid w:val="00113F97"/>
    <w:rsid w:val="00114E17"/>
    <w:rsid w:val="0011567F"/>
    <w:rsid w:val="001159B7"/>
    <w:rsid w:val="0011673B"/>
    <w:rsid w:val="001265EE"/>
    <w:rsid w:val="00127FC1"/>
    <w:rsid w:val="0013110C"/>
    <w:rsid w:val="00131695"/>
    <w:rsid w:val="00131E94"/>
    <w:rsid w:val="00142008"/>
    <w:rsid w:val="00143CBE"/>
    <w:rsid w:val="001447CA"/>
    <w:rsid w:val="001456B7"/>
    <w:rsid w:val="00145996"/>
    <w:rsid w:val="00145F80"/>
    <w:rsid w:val="001478B5"/>
    <w:rsid w:val="0015071E"/>
    <w:rsid w:val="00150D82"/>
    <w:rsid w:val="00151B3D"/>
    <w:rsid w:val="001524DE"/>
    <w:rsid w:val="00154324"/>
    <w:rsid w:val="00156C3D"/>
    <w:rsid w:val="001613A8"/>
    <w:rsid w:val="0016362D"/>
    <w:rsid w:val="00163EB0"/>
    <w:rsid w:val="00165D52"/>
    <w:rsid w:val="001661F4"/>
    <w:rsid w:val="00167432"/>
    <w:rsid w:val="00173695"/>
    <w:rsid w:val="00176203"/>
    <w:rsid w:val="0017678D"/>
    <w:rsid w:val="00176BFD"/>
    <w:rsid w:val="001775DA"/>
    <w:rsid w:val="00177F9F"/>
    <w:rsid w:val="00181D0E"/>
    <w:rsid w:val="00182091"/>
    <w:rsid w:val="001822EA"/>
    <w:rsid w:val="00183E86"/>
    <w:rsid w:val="00184250"/>
    <w:rsid w:val="001861E4"/>
    <w:rsid w:val="00187AC1"/>
    <w:rsid w:val="00191C94"/>
    <w:rsid w:val="00192994"/>
    <w:rsid w:val="001931C9"/>
    <w:rsid w:val="001944A4"/>
    <w:rsid w:val="001962C7"/>
    <w:rsid w:val="0019729A"/>
    <w:rsid w:val="001A17DD"/>
    <w:rsid w:val="001A6B7A"/>
    <w:rsid w:val="001A7D54"/>
    <w:rsid w:val="001B0770"/>
    <w:rsid w:val="001B5972"/>
    <w:rsid w:val="001B6530"/>
    <w:rsid w:val="001C1FD4"/>
    <w:rsid w:val="001C5943"/>
    <w:rsid w:val="001C6662"/>
    <w:rsid w:val="001C6CE1"/>
    <w:rsid w:val="001D4C16"/>
    <w:rsid w:val="001D4DD2"/>
    <w:rsid w:val="001D4E29"/>
    <w:rsid w:val="001D540E"/>
    <w:rsid w:val="001D5BCB"/>
    <w:rsid w:val="001D708F"/>
    <w:rsid w:val="001D7247"/>
    <w:rsid w:val="001E1438"/>
    <w:rsid w:val="001E2FF8"/>
    <w:rsid w:val="001F0FE0"/>
    <w:rsid w:val="001F162C"/>
    <w:rsid w:val="001F1A11"/>
    <w:rsid w:val="001F2E80"/>
    <w:rsid w:val="001F7262"/>
    <w:rsid w:val="001F739C"/>
    <w:rsid w:val="0020286E"/>
    <w:rsid w:val="00203A60"/>
    <w:rsid w:val="00205302"/>
    <w:rsid w:val="0021407E"/>
    <w:rsid w:val="002151FB"/>
    <w:rsid w:val="0022034A"/>
    <w:rsid w:val="00222982"/>
    <w:rsid w:val="002230C2"/>
    <w:rsid w:val="00223208"/>
    <w:rsid w:val="002243CA"/>
    <w:rsid w:val="00226289"/>
    <w:rsid w:val="0022643B"/>
    <w:rsid w:val="0023174B"/>
    <w:rsid w:val="00231DDC"/>
    <w:rsid w:val="00233D6B"/>
    <w:rsid w:val="00233E04"/>
    <w:rsid w:val="002343A1"/>
    <w:rsid w:val="00236838"/>
    <w:rsid w:val="00237E9D"/>
    <w:rsid w:val="00242560"/>
    <w:rsid w:val="00243056"/>
    <w:rsid w:val="00243B2E"/>
    <w:rsid w:val="002449D2"/>
    <w:rsid w:val="00245881"/>
    <w:rsid w:val="002518C8"/>
    <w:rsid w:val="00253FC5"/>
    <w:rsid w:val="00254033"/>
    <w:rsid w:val="002540BD"/>
    <w:rsid w:val="0025760F"/>
    <w:rsid w:val="00257AE4"/>
    <w:rsid w:val="00262B1E"/>
    <w:rsid w:val="002705BC"/>
    <w:rsid w:val="002705CC"/>
    <w:rsid w:val="002713DF"/>
    <w:rsid w:val="00271D42"/>
    <w:rsid w:val="00272F82"/>
    <w:rsid w:val="0028367B"/>
    <w:rsid w:val="00285D38"/>
    <w:rsid w:val="00287403"/>
    <w:rsid w:val="0029169A"/>
    <w:rsid w:val="002A4744"/>
    <w:rsid w:val="002A4806"/>
    <w:rsid w:val="002A499F"/>
    <w:rsid w:val="002A5331"/>
    <w:rsid w:val="002A6A61"/>
    <w:rsid w:val="002A7C50"/>
    <w:rsid w:val="002B0CC5"/>
    <w:rsid w:val="002B13EB"/>
    <w:rsid w:val="002B1678"/>
    <w:rsid w:val="002B33CB"/>
    <w:rsid w:val="002B35F8"/>
    <w:rsid w:val="002B3F2F"/>
    <w:rsid w:val="002B5096"/>
    <w:rsid w:val="002B63EA"/>
    <w:rsid w:val="002B6BC7"/>
    <w:rsid w:val="002C0B7C"/>
    <w:rsid w:val="002C0CB9"/>
    <w:rsid w:val="002C1B2D"/>
    <w:rsid w:val="002C1B70"/>
    <w:rsid w:val="002C6520"/>
    <w:rsid w:val="002C7002"/>
    <w:rsid w:val="002D01EB"/>
    <w:rsid w:val="002D0A91"/>
    <w:rsid w:val="002D2A92"/>
    <w:rsid w:val="002D6FA4"/>
    <w:rsid w:val="002E10C9"/>
    <w:rsid w:val="002E356B"/>
    <w:rsid w:val="002E4AEF"/>
    <w:rsid w:val="002E53AB"/>
    <w:rsid w:val="002E7257"/>
    <w:rsid w:val="002F15C0"/>
    <w:rsid w:val="002F2AA7"/>
    <w:rsid w:val="002F2B4F"/>
    <w:rsid w:val="002F780E"/>
    <w:rsid w:val="00301520"/>
    <w:rsid w:val="00302735"/>
    <w:rsid w:val="00303F01"/>
    <w:rsid w:val="00305A4B"/>
    <w:rsid w:val="00306BAD"/>
    <w:rsid w:val="00306CCC"/>
    <w:rsid w:val="00307B70"/>
    <w:rsid w:val="00312515"/>
    <w:rsid w:val="00312B34"/>
    <w:rsid w:val="003134F6"/>
    <w:rsid w:val="00313859"/>
    <w:rsid w:val="00313C98"/>
    <w:rsid w:val="003141FD"/>
    <w:rsid w:val="00316992"/>
    <w:rsid w:val="00316C70"/>
    <w:rsid w:val="0032167F"/>
    <w:rsid w:val="00321FC8"/>
    <w:rsid w:val="003270CD"/>
    <w:rsid w:val="003271A7"/>
    <w:rsid w:val="003278EC"/>
    <w:rsid w:val="00327F35"/>
    <w:rsid w:val="003303DF"/>
    <w:rsid w:val="003327E6"/>
    <w:rsid w:val="0033330F"/>
    <w:rsid w:val="0033364C"/>
    <w:rsid w:val="003364EB"/>
    <w:rsid w:val="003401EF"/>
    <w:rsid w:val="003408EB"/>
    <w:rsid w:val="003472C6"/>
    <w:rsid w:val="003503A1"/>
    <w:rsid w:val="00355609"/>
    <w:rsid w:val="0035721C"/>
    <w:rsid w:val="00357776"/>
    <w:rsid w:val="003578F8"/>
    <w:rsid w:val="00361EE5"/>
    <w:rsid w:val="0037142A"/>
    <w:rsid w:val="00373C50"/>
    <w:rsid w:val="003744CE"/>
    <w:rsid w:val="003746AC"/>
    <w:rsid w:val="00375D9A"/>
    <w:rsid w:val="003775BE"/>
    <w:rsid w:val="0038094E"/>
    <w:rsid w:val="003812F5"/>
    <w:rsid w:val="003834F2"/>
    <w:rsid w:val="00384C61"/>
    <w:rsid w:val="00385598"/>
    <w:rsid w:val="0038593F"/>
    <w:rsid w:val="00385E2E"/>
    <w:rsid w:val="0039078C"/>
    <w:rsid w:val="00390E99"/>
    <w:rsid w:val="003933E8"/>
    <w:rsid w:val="003A0EA9"/>
    <w:rsid w:val="003A4673"/>
    <w:rsid w:val="003A5B6F"/>
    <w:rsid w:val="003A7521"/>
    <w:rsid w:val="003B0924"/>
    <w:rsid w:val="003B12A4"/>
    <w:rsid w:val="003C0ADE"/>
    <w:rsid w:val="003C23E9"/>
    <w:rsid w:val="003C2854"/>
    <w:rsid w:val="003C3245"/>
    <w:rsid w:val="003C4255"/>
    <w:rsid w:val="003D028F"/>
    <w:rsid w:val="003D696A"/>
    <w:rsid w:val="003D6B41"/>
    <w:rsid w:val="003E0D94"/>
    <w:rsid w:val="003E1D12"/>
    <w:rsid w:val="003E7D70"/>
    <w:rsid w:val="003F18E0"/>
    <w:rsid w:val="003F7973"/>
    <w:rsid w:val="00402E50"/>
    <w:rsid w:val="00405C7C"/>
    <w:rsid w:val="004103D6"/>
    <w:rsid w:val="00410E60"/>
    <w:rsid w:val="00411165"/>
    <w:rsid w:val="004132A9"/>
    <w:rsid w:val="00413A8B"/>
    <w:rsid w:val="0041600D"/>
    <w:rsid w:val="00420462"/>
    <w:rsid w:val="00421BBD"/>
    <w:rsid w:val="0042283A"/>
    <w:rsid w:val="00422883"/>
    <w:rsid w:val="00424EEC"/>
    <w:rsid w:val="004252BF"/>
    <w:rsid w:val="0043176F"/>
    <w:rsid w:val="00431C8A"/>
    <w:rsid w:val="00432973"/>
    <w:rsid w:val="00432B28"/>
    <w:rsid w:val="004351A4"/>
    <w:rsid w:val="00436FB9"/>
    <w:rsid w:val="00437063"/>
    <w:rsid w:val="004378C5"/>
    <w:rsid w:val="00444BFC"/>
    <w:rsid w:val="0044665B"/>
    <w:rsid w:val="00446B65"/>
    <w:rsid w:val="004471C2"/>
    <w:rsid w:val="004538A0"/>
    <w:rsid w:val="0045449F"/>
    <w:rsid w:val="00454B09"/>
    <w:rsid w:val="00455D79"/>
    <w:rsid w:val="00456C02"/>
    <w:rsid w:val="004602E0"/>
    <w:rsid w:val="00463A7A"/>
    <w:rsid w:val="00463C20"/>
    <w:rsid w:val="00470A34"/>
    <w:rsid w:val="0047104B"/>
    <w:rsid w:val="0047416A"/>
    <w:rsid w:val="004747F4"/>
    <w:rsid w:val="00477735"/>
    <w:rsid w:val="0048065D"/>
    <w:rsid w:val="00480D7E"/>
    <w:rsid w:val="00480E79"/>
    <w:rsid w:val="0048292F"/>
    <w:rsid w:val="00484647"/>
    <w:rsid w:val="00486A7D"/>
    <w:rsid w:val="00497E76"/>
    <w:rsid w:val="004A05CB"/>
    <w:rsid w:val="004A10DC"/>
    <w:rsid w:val="004A213B"/>
    <w:rsid w:val="004A3F98"/>
    <w:rsid w:val="004A569C"/>
    <w:rsid w:val="004A6B9F"/>
    <w:rsid w:val="004B57F1"/>
    <w:rsid w:val="004B5B94"/>
    <w:rsid w:val="004B5BD4"/>
    <w:rsid w:val="004B7182"/>
    <w:rsid w:val="004C2A1F"/>
    <w:rsid w:val="004D2358"/>
    <w:rsid w:val="004D42C5"/>
    <w:rsid w:val="004D4DA7"/>
    <w:rsid w:val="004D54D8"/>
    <w:rsid w:val="004E04C1"/>
    <w:rsid w:val="004E17AE"/>
    <w:rsid w:val="004E1FD2"/>
    <w:rsid w:val="004E6408"/>
    <w:rsid w:val="004E67A4"/>
    <w:rsid w:val="004F18AE"/>
    <w:rsid w:val="004F2411"/>
    <w:rsid w:val="004F4ADB"/>
    <w:rsid w:val="004F6E92"/>
    <w:rsid w:val="00502A09"/>
    <w:rsid w:val="0050331C"/>
    <w:rsid w:val="00507966"/>
    <w:rsid w:val="00507B58"/>
    <w:rsid w:val="005130DA"/>
    <w:rsid w:val="0051432F"/>
    <w:rsid w:val="005145C4"/>
    <w:rsid w:val="00514DB0"/>
    <w:rsid w:val="00517C47"/>
    <w:rsid w:val="005250F4"/>
    <w:rsid w:val="00530E1E"/>
    <w:rsid w:val="00530E79"/>
    <w:rsid w:val="00531813"/>
    <w:rsid w:val="005358A3"/>
    <w:rsid w:val="00535A4A"/>
    <w:rsid w:val="00542B78"/>
    <w:rsid w:val="00544478"/>
    <w:rsid w:val="00546FEB"/>
    <w:rsid w:val="00547F01"/>
    <w:rsid w:val="00550754"/>
    <w:rsid w:val="0055092B"/>
    <w:rsid w:val="005515C6"/>
    <w:rsid w:val="005521F6"/>
    <w:rsid w:val="00553D0C"/>
    <w:rsid w:val="00554BC0"/>
    <w:rsid w:val="00554F05"/>
    <w:rsid w:val="00555D3D"/>
    <w:rsid w:val="005609E7"/>
    <w:rsid w:val="0056177A"/>
    <w:rsid w:val="00564A57"/>
    <w:rsid w:val="0056612A"/>
    <w:rsid w:val="00566C80"/>
    <w:rsid w:val="0056707F"/>
    <w:rsid w:val="0057053B"/>
    <w:rsid w:val="005722EA"/>
    <w:rsid w:val="00575494"/>
    <w:rsid w:val="00575894"/>
    <w:rsid w:val="00575AD1"/>
    <w:rsid w:val="005775E0"/>
    <w:rsid w:val="005832C0"/>
    <w:rsid w:val="005837DA"/>
    <w:rsid w:val="00587170"/>
    <w:rsid w:val="00587D02"/>
    <w:rsid w:val="005900AE"/>
    <w:rsid w:val="0059079C"/>
    <w:rsid w:val="005932B8"/>
    <w:rsid w:val="0059485A"/>
    <w:rsid w:val="00596626"/>
    <w:rsid w:val="00597210"/>
    <w:rsid w:val="00597509"/>
    <w:rsid w:val="005A205B"/>
    <w:rsid w:val="005A5845"/>
    <w:rsid w:val="005A65FD"/>
    <w:rsid w:val="005B4E5E"/>
    <w:rsid w:val="005B63BB"/>
    <w:rsid w:val="005B6920"/>
    <w:rsid w:val="005C14BB"/>
    <w:rsid w:val="005C1C55"/>
    <w:rsid w:val="005C6631"/>
    <w:rsid w:val="005C710F"/>
    <w:rsid w:val="005C72DC"/>
    <w:rsid w:val="005D0240"/>
    <w:rsid w:val="005D3FA9"/>
    <w:rsid w:val="005D5CB1"/>
    <w:rsid w:val="005D611D"/>
    <w:rsid w:val="005D6B05"/>
    <w:rsid w:val="005E00E8"/>
    <w:rsid w:val="005E0906"/>
    <w:rsid w:val="005E0F54"/>
    <w:rsid w:val="005E17B5"/>
    <w:rsid w:val="005E3AB2"/>
    <w:rsid w:val="005E51D1"/>
    <w:rsid w:val="005E70AA"/>
    <w:rsid w:val="005F0099"/>
    <w:rsid w:val="005F043E"/>
    <w:rsid w:val="005F1C69"/>
    <w:rsid w:val="005F2FD3"/>
    <w:rsid w:val="005F35CD"/>
    <w:rsid w:val="005F395B"/>
    <w:rsid w:val="005F7016"/>
    <w:rsid w:val="006002C9"/>
    <w:rsid w:val="00600AC8"/>
    <w:rsid w:val="006016CF"/>
    <w:rsid w:val="0060174A"/>
    <w:rsid w:val="00602057"/>
    <w:rsid w:val="00602DD0"/>
    <w:rsid w:val="00603D99"/>
    <w:rsid w:val="0060406D"/>
    <w:rsid w:val="0060430A"/>
    <w:rsid w:val="006046CF"/>
    <w:rsid w:val="00604AE4"/>
    <w:rsid w:val="00604C14"/>
    <w:rsid w:val="006064CD"/>
    <w:rsid w:val="006070AB"/>
    <w:rsid w:val="006122AB"/>
    <w:rsid w:val="00615352"/>
    <w:rsid w:val="00615A71"/>
    <w:rsid w:val="006161C0"/>
    <w:rsid w:val="00616550"/>
    <w:rsid w:val="00623512"/>
    <w:rsid w:val="0062356D"/>
    <w:rsid w:val="00623E54"/>
    <w:rsid w:val="0062472E"/>
    <w:rsid w:val="0062596B"/>
    <w:rsid w:val="00627DBD"/>
    <w:rsid w:val="00631B0E"/>
    <w:rsid w:val="0063352C"/>
    <w:rsid w:val="00633E58"/>
    <w:rsid w:val="00634776"/>
    <w:rsid w:val="00634FF0"/>
    <w:rsid w:val="0064139F"/>
    <w:rsid w:val="00643D2E"/>
    <w:rsid w:val="006442C6"/>
    <w:rsid w:val="0064592A"/>
    <w:rsid w:val="006463B6"/>
    <w:rsid w:val="00646867"/>
    <w:rsid w:val="00646FF4"/>
    <w:rsid w:val="00652120"/>
    <w:rsid w:val="00652F3B"/>
    <w:rsid w:val="006544F6"/>
    <w:rsid w:val="006572EF"/>
    <w:rsid w:val="00662EEE"/>
    <w:rsid w:val="0067197D"/>
    <w:rsid w:val="0067215C"/>
    <w:rsid w:val="00672239"/>
    <w:rsid w:val="00675D64"/>
    <w:rsid w:val="006773C5"/>
    <w:rsid w:val="00677940"/>
    <w:rsid w:val="00680BA4"/>
    <w:rsid w:val="006870E2"/>
    <w:rsid w:val="00691771"/>
    <w:rsid w:val="006947E1"/>
    <w:rsid w:val="0069550B"/>
    <w:rsid w:val="006962E9"/>
    <w:rsid w:val="00697E67"/>
    <w:rsid w:val="006A0228"/>
    <w:rsid w:val="006A2D7E"/>
    <w:rsid w:val="006A3A45"/>
    <w:rsid w:val="006A4280"/>
    <w:rsid w:val="006A4475"/>
    <w:rsid w:val="006A4A3B"/>
    <w:rsid w:val="006A5C81"/>
    <w:rsid w:val="006B02DF"/>
    <w:rsid w:val="006B1F5D"/>
    <w:rsid w:val="006B31B5"/>
    <w:rsid w:val="006B331B"/>
    <w:rsid w:val="006B7102"/>
    <w:rsid w:val="006C1FB9"/>
    <w:rsid w:val="006C7360"/>
    <w:rsid w:val="006D1CCA"/>
    <w:rsid w:val="006D2080"/>
    <w:rsid w:val="006D2122"/>
    <w:rsid w:val="006D442F"/>
    <w:rsid w:val="006E65E0"/>
    <w:rsid w:val="006E67E5"/>
    <w:rsid w:val="006F0007"/>
    <w:rsid w:val="006F08F8"/>
    <w:rsid w:val="006F2CE0"/>
    <w:rsid w:val="006F40C9"/>
    <w:rsid w:val="006F66E7"/>
    <w:rsid w:val="006F744B"/>
    <w:rsid w:val="007003DE"/>
    <w:rsid w:val="00704537"/>
    <w:rsid w:val="00706D5D"/>
    <w:rsid w:val="00707656"/>
    <w:rsid w:val="00707E50"/>
    <w:rsid w:val="00715252"/>
    <w:rsid w:val="00715EA7"/>
    <w:rsid w:val="007165B8"/>
    <w:rsid w:val="0071676A"/>
    <w:rsid w:val="007178FB"/>
    <w:rsid w:val="00722031"/>
    <w:rsid w:val="007244A7"/>
    <w:rsid w:val="00724E17"/>
    <w:rsid w:val="00725B80"/>
    <w:rsid w:val="00726131"/>
    <w:rsid w:val="00730B9F"/>
    <w:rsid w:val="00732377"/>
    <w:rsid w:val="007327B0"/>
    <w:rsid w:val="00733775"/>
    <w:rsid w:val="00733C63"/>
    <w:rsid w:val="0073507B"/>
    <w:rsid w:val="00736AB2"/>
    <w:rsid w:val="00736F1D"/>
    <w:rsid w:val="0073774D"/>
    <w:rsid w:val="007418A4"/>
    <w:rsid w:val="007442B1"/>
    <w:rsid w:val="00745CB7"/>
    <w:rsid w:val="00745CE0"/>
    <w:rsid w:val="00745F4D"/>
    <w:rsid w:val="00752601"/>
    <w:rsid w:val="00752B80"/>
    <w:rsid w:val="00753E4E"/>
    <w:rsid w:val="00764623"/>
    <w:rsid w:val="00765559"/>
    <w:rsid w:val="00765993"/>
    <w:rsid w:val="007670C8"/>
    <w:rsid w:val="00767604"/>
    <w:rsid w:val="00767D08"/>
    <w:rsid w:val="00773C31"/>
    <w:rsid w:val="00774E92"/>
    <w:rsid w:val="007751DB"/>
    <w:rsid w:val="007772A5"/>
    <w:rsid w:val="0078265A"/>
    <w:rsid w:val="00785C92"/>
    <w:rsid w:val="00786434"/>
    <w:rsid w:val="007907D2"/>
    <w:rsid w:val="00791AF4"/>
    <w:rsid w:val="007949A7"/>
    <w:rsid w:val="00796585"/>
    <w:rsid w:val="00796E72"/>
    <w:rsid w:val="00797679"/>
    <w:rsid w:val="007A0BF2"/>
    <w:rsid w:val="007A18B1"/>
    <w:rsid w:val="007A4841"/>
    <w:rsid w:val="007A5237"/>
    <w:rsid w:val="007A68F6"/>
    <w:rsid w:val="007A6C2E"/>
    <w:rsid w:val="007A747D"/>
    <w:rsid w:val="007B22B7"/>
    <w:rsid w:val="007B2EE9"/>
    <w:rsid w:val="007B2F30"/>
    <w:rsid w:val="007B3FE9"/>
    <w:rsid w:val="007B61F6"/>
    <w:rsid w:val="007B6ABF"/>
    <w:rsid w:val="007B7FB5"/>
    <w:rsid w:val="007C0803"/>
    <w:rsid w:val="007C1D2B"/>
    <w:rsid w:val="007C476D"/>
    <w:rsid w:val="007C51B9"/>
    <w:rsid w:val="007C59BC"/>
    <w:rsid w:val="007C5DAE"/>
    <w:rsid w:val="007C662E"/>
    <w:rsid w:val="007C7B6B"/>
    <w:rsid w:val="007D011E"/>
    <w:rsid w:val="007D4F46"/>
    <w:rsid w:val="007D533C"/>
    <w:rsid w:val="007D633E"/>
    <w:rsid w:val="007D6978"/>
    <w:rsid w:val="007E30DB"/>
    <w:rsid w:val="007E3D73"/>
    <w:rsid w:val="007E4AB6"/>
    <w:rsid w:val="007E70AE"/>
    <w:rsid w:val="007F061C"/>
    <w:rsid w:val="007F153F"/>
    <w:rsid w:val="007F1E19"/>
    <w:rsid w:val="007F42C5"/>
    <w:rsid w:val="007F7240"/>
    <w:rsid w:val="008036FC"/>
    <w:rsid w:val="00803940"/>
    <w:rsid w:val="008045EE"/>
    <w:rsid w:val="008102A5"/>
    <w:rsid w:val="00810F40"/>
    <w:rsid w:val="0081120D"/>
    <w:rsid w:val="00813B5E"/>
    <w:rsid w:val="00816009"/>
    <w:rsid w:val="0082036C"/>
    <w:rsid w:val="0082314B"/>
    <w:rsid w:val="0082599E"/>
    <w:rsid w:val="00826266"/>
    <w:rsid w:val="00826F4C"/>
    <w:rsid w:val="00830249"/>
    <w:rsid w:val="00833D79"/>
    <w:rsid w:val="0083474E"/>
    <w:rsid w:val="00835DA4"/>
    <w:rsid w:val="008405D8"/>
    <w:rsid w:val="00841223"/>
    <w:rsid w:val="00842968"/>
    <w:rsid w:val="008459CF"/>
    <w:rsid w:val="008462A1"/>
    <w:rsid w:val="00846D28"/>
    <w:rsid w:val="00847E70"/>
    <w:rsid w:val="00850228"/>
    <w:rsid w:val="00852D58"/>
    <w:rsid w:val="00857323"/>
    <w:rsid w:val="00860C77"/>
    <w:rsid w:val="00860FAE"/>
    <w:rsid w:val="00862B35"/>
    <w:rsid w:val="00863432"/>
    <w:rsid w:val="0087262F"/>
    <w:rsid w:val="00872C4C"/>
    <w:rsid w:val="008739D0"/>
    <w:rsid w:val="00876E8E"/>
    <w:rsid w:val="00877B99"/>
    <w:rsid w:val="00880CA2"/>
    <w:rsid w:val="00881DCA"/>
    <w:rsid w:val="00881FE0"/>
    <w:rsid w:val="008873CC"/>
    <w:rsid w:val="0089038B"/>
    <w:rsid w:val="008922E1"/>
    <w:rsid w:val="00892ACA"/>
    <w:rsid w:val="00896213"/>
    <w:rsid w:val="00897589"/>
    <w:rsid w:val="00897D43"/>
    <w:rsid w:val="008A0741"/>
    <w:rsid w:val="008A1595"/>
    <w:rsid w:val="008A67BE"/>
    <w:rsid w:val="008A7D1E"/>
    <w:rsid w:val="008B1309"/>
    <w:rsid w:val="008B2B3E"/>
    <w:rsid w:val="008B2ECF"/>
    <w:rsid w:val="008B2F87"/>
    <w:rsid w:val="008B3BC0"/>
    <w:rsid w:val="008B4557"/>
    <w:rsid w:val="008B57DD"/>
    <w:rsid w:val="008C1652"/>
    <w:rsid w:val="008C346E"/>
    <w:rsid w:val="008C576E"/>
    <w:rsid w:val="008C72FC"/>
    <w:rsid w:val="008D1C39"/>
    <w:rsid w:val="008D32C3"/>
    <w:rsid w:val="008D35AD"/>
    <w:rsid w:val="008D44B9"/>
    <w:rsid w:val="008D4F81"/>
    <w:rsid w:val="008D5E2D"/>
    <w:rsid w:val="008E40B9"/>
    <w:rsid w:val="008E6337"/>
    <w:rsid w:val="008E6FF7"/>
    <w:rsid w:val="008E7F98"/>
    <w:rsid w:val="008F4243"/>
    <w:rsid w:val="008F6A6D"/>
    <w:rsid w:val="00900F82"/>
    <w:rsid w:val="00902D0F"/>
    <w:rsid w:val="009053EE"/>
    <w:rsid w:val="00911B78"/>
    <w:rsid w:val="00912B8A"/>
    <w:rsid w:val="009142F6"/>
    <w:rsid w:val="0091519E"/>
    <w:rsid w:val="00915F7F"/>
    <w:rsid w:val="00920A88"/>
    <w:rsid w:val="0092153A"/>
    <w:rsid w:val="00922306"/>
    <w:rsid w:val="00922381"/>
    <w:rsid w:val="00922C47"/>
    <w:rsid w:val="009268DD"/>
    <w:rsid w:val="00930AE5"/>
    <w:rsid w:val="00933040"/>
    <w:rsid w:val="0093365E"/>
    <w:rsid w:val="0093396F"/>
    <w:rsid w:val="00934667"/>
    <w:rsid w:val="00935256"/>
    <w:rsid w:val="00936513"/>
    <w:rsid w:val="00936A0E"/>
    <w:rsid w:val="00941B2F"/>
    <w:rsid w:val="009467BD"/>
    <w:rsid w:val="00950905"/>
    <w:rsid w:val="0095737A"/>
    <w:rsid w:val="0095782A"/>
    <w:rsid w:val="00961244"/>
    <w:rsid w:val="00961B0B"/>
    <w:rsid w:val="00962633"/>
    <w:rsid w:val="00962E6F"/>
    <w:rsid w:val="0096324A"/>
    <w:rsid w:val="00964C20"/>
    <w:rsid w:val="009669FC"/>
    <w:rsid w:val="009705AB"/>
    <w:rsid w:val="0097394C"/>
    <w:rsid w:val="00976DDB"/>
    <w:rsid w:val="009771EB"/>
    <w:rsid w:val="009832E9"/>
    <w:rsid w:val="009841E8"/>
    <w:rsid w:val="00984E22"/>
    <w:rsid w:val="00984ED8"/>
    <w:rsid w:val="009857BA"/>
    <w:rsid w:val="00985B64"/>
    <w:rsid w:val="009863F0"/>
    <w:rsid w:val="00986725"/>
    <w:rsid w:val="00987CF8"/>
    <w:rsid w:val="00992423"/>
    <w:rsid w:val="00993846"/>
    <w:rsid w:val="009941A1"/>
    <w:rsid w:val="00995587"/>
    <w:rsid w:val="00997484"/>
    <w:rsid w:val="009A036B"/>
    <w:rsid w:val="009A1148"/>
    <w:rsid w:val="009A428F"/>
    <w:rsid w:val="009A486E"/>
    <w:rsid w:val="009A52F5"/>
    <w:rsid w:val="009B0FC3"/>
    <w:rsid w:val="009B1CF5"/>
    <w:rsid w:val="009B28C1"/>
    <w:rsid w:val="009B5382"/>
    <w:rsid w:val="009B661A"/>
    <w:rsid w:val="009B7517"/>
    <w:rsid w:val="009B754F"/>
    <w:rsid w:val="009C3EF3"/>
    <w:rsid w:val="009C4246"/>
    <w:rsid w:val="009D16D6"/>
    <w:rsid w:val="009D38E4"/>
    <w:rsid w:val="009D4794"/>
    <w:rsid w:val="009D5021"/>
    <w:rsid w:val="009D5232"/>
    <w:rsid w:val="009E00C5"/>
    <w:rsid w:val="009E1195"/>
    <w:rsid w:val="009E4AC8"/>
    <w:rsid w:val="009F0220"/>
    <w:rsid w:val="009F1B67"/>
    <w:rsid w:val="009F285F"/>
    <w:rsid w:val="009F2E83"/>
    <w:rsid w:val="009F4467"/>
    <w:rsid w:val="009F5355"/>
    <w:rsid w:val="009F5DEE"/>
    <w:rsid w:val="00A0063B"/>
    <w:rsid w:val="00A019D4"/>
    <w:rsid w:val="00A01A68"/>
    <w:rsid w:val="00A035D3"/>
    <w:rsid w:val="00A05DB9"/>
    <w:rsid w:val="00A06412"/>
    <w:rsid w:val="00A10E0B"/>
    <w:rsid w:val="00A10FC1"/>
    <w:rsid w:val="00A11962"/>
    <w:rsid w:val="00A11B65"/>
    <w:rsid w:val="00A13D44"/>
    <w:rsid w:val="00A14452"/>
    <w:rsid w:val="00A15278"/>
    <w:rsid w:val="00A16C61"/>
    <w:rsid w:val="00A20325"/>
    <w:rsid w:val="00A205BB"/>
    <w:rsid w:val="00A20680"/>
    <w:rsid w:val="00A211A9"/>
    <w:rsid w:val="00A213D0"/>
    <w:rsid w:val="00A21877"/>
    <w:rsid w:val="00A24094"/>
    <w:rsid w:val="00A24A55"/>
    <w:rsid w:val="00A269F0"/>
    <w:rsid w:val="00A3086F"/>
    <w:rsid w:val="00A31DE4"/>
    <w:rsid w:val="00A31F75"/>
    <w:rsid w:val="00A3416B"/>
    <w:rsid w:val="00A3686B"/>
    <w:rsid w:val="00A4096D"/>
    <w:rsid w:val="00A40DA2"/>
    <w:rsid w:val="00A420AC"/>
    <w:rsid w:val="00A42F84"/>
    <w:rsid w:val="00A46BC2"/>
    <w:rsid w:val="00A517A4"/>
    <w:rsid w:val="00A51A4F"/>
    <w:rsid w:val="00A5270F"/>
    <w:rsid w:val="00A5276E"/>
    <w:rsid w:val="00A543D8"/>
    <w:rsid w:val="00A56522"/>
    <w:rsid w:val="00A56A2A"/>
    <w:rsid w:val="00A56C91"/>
    <w:rsid w:val="00A57AF7"/>
    <w:rsid w:val="00A6095D"/>
    <w:rsid w:val="00A62DFA"/>
    <w:rsid w:val="00A63E75"/>
    <w:rsid w:val="00A648BE"/>
    <w:rsid w:val="00A650BE"/>
    <w:rsid w:val="00A651B8"/>
    <w:rsid w:val="00A67FCC"/>
    <w:rsid w:val="00A702D2"/>
    <w:rsid w:val="00A7202C"/>
    <w:rsid w:val="00A73AA3"/>
    <w:rsid w:val="00A751FD"/>
    <w:rsid w:val="00A76FC9"/>
    <w:rsid w:val="00A777AA"/>
    <w:rsid w:val="00A802BF"/>
    <w:rsid w:val="00A80ABD"/>
    <w:rsid w:val="00A835FA"/>
    <w:rsid w:val="00A85C82"/>
    <w:rsid w:val="00A8604C"/>
    <w:rsid w:val="00A90CE7"/>
    <w:rsid w:val="00A91EA6"/>
    <w:rsid w:val="00A924AE"/>
    <w:rsid w:val="00A97308"/>
    <w:rsid w:val="00A9775D"/>
    <w:rsid w:val="00A97D2D"/>
    <w:rsid w:val="00AA0BCA"/>
    <w:rsid w:val="00AA2C8A"/>
    <w:rsid w:val="00AA3CFF"/>
    <w:rsid w:val="00AA4DC3"/>
    <w:rsid w:val="00AB2CEF"/>
    <w:rsid w:val="00AB3291"/>
    <w:rsid w:val="00AB4B1F"/>
    <w:rsid w:val="00AB5525"/>
    <w:rsid w:val="00AC5B25"/>
    <w:rsid w:val="00AC660F"/>
    <w:rsid w:val="00AD39F7"/>
    <w:rsid w:val="00AD64CA"/>
    <w:rsid w:val="00AE0042"/>
    <w:rsid w:val="00AE0C19"/>
    <w:rsid w:val="00AE24D9"/>
    <w:rsid w:val="00AE29A9"/>
    <w:rsid w:val="00AE2B75"/>
    <w:rsid w:val="00AE3D8D"/>
    <w:rsid w:val="00AE5320"/>
    <w:rsid w:val="00AE5C7A"/>
    <w:rsid w:val="00AF07EB"/>
    <w:rsid w:val="00AF0E85"/>
    <w:rsid w:val="00AF281F"/>
    <w:rsid w:val="00AF2B5D"/>
    <w:rsid w:val="00AF76F2"/>
    <w:rsid w:val="00B01231"/>
    <w:rsid w:val="00B01FFD"/>
    <w:rsid w:val="00B042C0"/>
    <w:rsid w:val="00B06762"/>
    <w:rsid w:val="00B069B6"/>
    <w:rsid w:val="00B06C5C"/>
    <w:rsid w:val="00B07886"/>
    <w:rsid w:val="00B16BF9"/>
    <w:rsid w:val="00B21F52"/>
    <w:rsid w:val="00B2309B"/>
    <w:rsid w:val="00B2353D"/>
    <w:rsid w:val="00B25582"/>
    <w:rsid w:val="00B258C1"/>
    <w:rsid w:val="00B25CAF"/>
    <w:rsid w:val="00B308BE"/>
    <w:rsid w:val="00B30D9A"/>
    <w:rsid w:val="00B326E8"/>
    <w:rsid w:val="00B32704"/>
    <w:rsid w:val="00B379D2"/>
    <w:rsid w:val="00B401D9"/>
    <w:rsid w:val="00B40255"/>
    <w:rsid w:val="00B509E8"/>
    <w:rsid w:val="00B61F54"/>
    <w:rsid w:val="00B62756"/>
    <w:rsid w:val="00B638B3"/>
    <w:rsid w:val="00B63FE8"/>
    <w:rsid w:val="00B655DE"/>
    <w:rsid w:val="00B73E6E"/>
    <w:rsid w:val="00B74F6D"/>
    <w:rsid w:val="00B76E5B"/>
    <w:rsid w:val="00B80BD5"/>
    <w:rsid w:val="00B80C62"/>
    <w:rsid w:val="00B82C80"/>
    <w:rsid w:val="00B83374"/>
    <w:rsid w:val="00B850D3"/>
    <w:rsid w:val="00B86409"/>
    <w:rsid w:val="00B86F21"/>
    <w:rsid w:val="00B8771F"/>
    <w:rsid w:val="00B90759"/>
    <w:rsid w:val="00B95D15"/>
    <w:rsid w:val="00BA1CEF"/>
    <w:rsid w:val="00BA33DD"/>
    <w:rsid w:val="00BA38B7"/>
    <w:rsid w:val="00BA7156"/>
    <w:rsid w:val="00BA774E"/>
    <w:rsid w:val="00BB09BF"/>
    <w:rsid w:val="00BB0EB4"/>
    <w:rsid w:val="00BB0FB5"/>
    <w:rsid w:val="00BB29D8"/>
    <w:rsid w:val="00BB2B6B"/>
    <w:rsid w:val="00BB644B"/>
    <w:rsid w:val="00BB78B7"/>
    <w:rsid w:val="00BC1FB3"/>
    <w:rsid w:val="00BC45A3"/>
    <w:rsid w:val="00BC5ACB"/>
    <w:rsid w:val="00BC6424"/>
    <w:rsid w:val="00BD2335"/>
    <w:rsid w:val="00BD4539"/>
    <w:rsid w:val="00BD4DEF"/>
    <w:rsid w:val="00BD71EE"/>
    <w:rsid w:val="00BD786F"/>
    <w:rsid w:val="00BE125F"/>
    <w:rsid w:val="00BE5146"/>
    <w:rsid w:val="00BE5309"/>
    <w:rsid w:val="00BF27F0"/>
    <w:rsid w:val="00BF34D4"/>
    <w:rsid w:val="00BF35A4"/>
    <w:rsid w:val="00BF397E"/>
    <w:rsid w:val="00BF4742"/>
    <w:rsid w:val="00BF563E"/>
    <w:rsid w:val="00BF56DE"/>
    <w:rsid w:val="00BF5F30"/>
    <w:rsid w:val="00BF656D"/>
    <w:rsid w:val="00BF76A1"/>
    <w:rsid w:val="00C00D77"/>
    <w:rsid w:val="00C01414"/>
    <w:rsid w:val="00C034B4"/>
    <w:rsid w:val="00C10DBD"/>
    <w:rsid w:val="00C11340"/>
    <w:rsid w:val="00C1401B"/>
    <w:rsid w:val="00C148F9"/>
    <w:rsid w:val="00C1496C"/>
    <w:rsid w:val="00C15531"/>
    <w:rsid w:val="00C1582B"/>
    <w:rsid w:val="00C21C30"/>
    <w:rsid w:val="00C22885"/>
    <w:rsid w:val="00C25B3B"/>
    <w:rsid w:val="00C27ADB"/>
    <w:rsid w:val="00C31E5F"/>
    <w:rsid w:val="00C3311D"/>
    <w:rsid w:val="00C36752"/>
    <w:rsid w:val="00C41265"/>
    <w:rsid w:val="00C43869"/>
    <w:rsid w:val="00C43D11"/>
    <w:rsid w:val="00C4533E"/>
    <w:rsid w:val="00C4616A"/>
    <w:rsid w:val="00C50A13"/>
    <w:rsid w:val="00C52445"/>
    <w:rsid w:val="00C52522"/>
    <w:rsid w:val="00C53D95"/>
    <w:rsid w:val="00C53FD2"/>
    <w:rsid w:val="00C5407D"/>
    <w:rsid w:val="00C554E6"/>
    <w:rsid w:val="00C625C5"/>
    <w:rsid w:val="00C63A38"/>
    <w:rsid w:val="00C6446D"/>
    <w:rsid w:val="00C644C3"/>
    <w:rsid w:val="00C64F54"/>
    <w:rsid w:val="00C737C8"/>
    <w:rsid w:val="00C73FBA"/>
    <w:rsid w:val="00C77161"/>
    <w:rsid w:val="00C90D96"/>
    <w:rsid w:val="00C91113"/>
    <w:rsid w:val="00C92A37"/>
    <w:rsid w:val="00C948C8"/>
    <w:rsid w:val="00C965F8"/>
    <w:rsid w:val="00C967C9"/>
    <w:rsid w:val="00C9798B"/>
    <w:rsid w:val="00CA00F0"/>
    <w:rsid w:val="00CA0638"/>
    <w:rsid w:val="00CA0AC8"/>
    <w:rsid w:val="00CA1370"/>
    <w:rsid w:val="00CA2810"/>
    <w:rsid w:val="00CA4997"/>
    <w:rsid w:val="00CA5316"/>
    <w:rsid w:val="00CA5ABA"/>
    <w:rsid w:val="00CB26D5"/>
    <w:rsid w:val="00CB485F"/>
    <w:rsid w:val="00CB49A7"/>
    <w:rsid w:val="00CC3AC5"/>
    <w:rsid w:val="00CC58B4"/>
    <w:rsid w:val="00CC65AC"/>
    <w:rsid w:val="00CD292A"/>
    <w:rsid w:val="00CD4866"/>
    <w:rsid w:val="00CD5E27"/>
    <w:rsid w:val="00CD730B"/>
    <w:rsid w:val="00CD7B93"/>
    <w:rsid w:val="00CE20D4"/>
    <w:rsid w:val="00CE3422"/>
    <w:rsid w:val="00CE430C"/>
    <w:rsid w:val="00CE4708"/>
    <w:rsid w:val="00CE555B"/>
    <w:rsid w:val="00CE7190"/>
    <w:rsid w:val="00CF0F2C"/>
    <w:rsid w:val="00CF5048"/>
    <w:rsid w:val="00D01F93"/>
    <w:rsid w:val="00D05532"/>
    <w:rsid w:val="00D062DF"/>
    <w:rsid w:val="00D072D1"/>
    <w:rsid w:val="00D078D1"/>
    <w:rsid w:val="00D10F78"/>
    <w:rsid w:val="00D113CF"/>
    <w:rsid w:val="00D1293D"/>
    <w:rsid w:val="00D15782"/>
    <w:rsid w:val="00D1600A"/>
    <w:rsid w:val="00D2000D"/>
    <w:rsid w:val="00D24490"/>
    <w:rsid w:val="00D25DD4"/>
    <w:rsid w:val="00D26888"/>
    <w:rsid w:val="00D306E6"/>
    <w:rsid w:val="00D33526"/>
    <w:rsid w:val="00D34B19"/>
    <w:rsid w:val="00D3551C"/>
    <w:rsid w:val="00D3677B"/>
    <w:rsid w:val="00D436D3"/>
    <w:rsid w:val="00D454E2"/>
    <w:rsid w:val="00D47D3D"/>
    <w:rsid w:val="00D50FB4"/>
    <w:rsid w:val="00D522EC"/>
    <w:rsid w:val="00D562DD"/>
    <w:rsid w:val="00D60385"/>
    <w:rsid w:val="00D66468"/>
    <w:rsid w:val="00D665BC"/>
    <w:rsid w:val="00D67F68"/>
    <w:rsid w:val="00D702A5"/>
    <w:rsid w:val="00D71C49"/>
    <w:rsid w:val="00D7291F"/>
    <w:rsid w:val="00D72B53"/>
    <w:rsid w:val="00D73CAF"/>
    <w:rsid w:val="00D74A82"/>
    <w:rsid w:val="00D762E4"/>
    <w:rsid w:val="00D76CDE"/>
    <w:rsid w:val="00D801B5"/>
    <w:rsid w:val="00D80F19"/>
    <w:rsid w:val="00D840AA"/>
    <w:rsid w:val="00D842D8"/>
    <w:rsid w:val="00D854AF"/>
    <w:rsid w:val="00D90715"/>
    <w:rsid w:val="00D92AFA"/>
    <w:rsid w:val="00D92E98"/>
    <w:rsid w:val="00D933D0"/>
    <w:rsid w:val="00D939A6"/>
    <w:rsid w:val="00D9435E"/>
    <w:rsid w:val="00D96BAD"/>
    <w:rsid w:val="00DA421A"/>
    <w:rsid w:val="00DB0623"/>
    <w:rsid w:val="00DB250B"/>
    <w:rsid w:val="00DB3F9F"/>
    <w:rsid w:val="00DB53AC"/>
    <w:rsid w:val="00DB56CA"/>
    <w:rsid w:val="00DB7355"/>
    <w:rsid w:val="00DB76BC"/>
    <w:rsid w:val="00DC12B0"/>
    <w:rsid w:val="00DC2D97"/>
    <w:rsid w:val="00DC4605"/>
    <w:rsid w:val="00DC4CEA"/>
    <w:rsid w:val="00DC4D4C"/>
    <w:rsid w:val="00DC7199"/>
    <w:rsid w:val="00DC7EAB"/>
    <w:rsid w:val="00DD1475"/>
    <w:rsid w:val="00DD1A88"/>
    <w:rsid w:val="00DD2970"/>
    <w:rsid w:val="00DD56A6"/>
    <w:rsid w:val="00DD5AD7"/>
    <w:rsid w:val="00DD7A92"/>
    <w:rsid w:val="00DE02F6"/>
    <w:rsid w:val="00DE0D7D"/>
    <w:rsid w:val="00DE25B2"/>
    <w:rsid w:val="00DE285D"/>
    <w:rsid w:val="00DE3A1D"/>
    <w:rsid w:val="00DE5963"/>
    <w:rsid w:val="00DE64D9"/>
    <w:rsid w:val="00DE78CD"/>
    <w:rsid w:val="00DF3927"/>
    <w:rsid w:val="00E00327"/>
    <w:rsid w:val="00E01170"/>
    <w:rsid w:val="00E049BD"/>
    <w:rsid w:val="00E07D37"/>
    <w:rsid w:val="00E1092B"/>
    <w:rsid w:val="00E1097C"/>
    <w:rsid w:val="00E14771"/>
    <w:rsid w:val="00E16E70"/>
    <w:rsid w:val="00E16F50"/>
    <w:rsid w:val="00E171AC"/>
    <w:rsid w:val="00E26143"/>
    <w:rsid w:val="00E3350D"/>
    <w:rsid w:val="00E33834"/>
    <w:rsid w:val="00E40CB9"/>
    <w:rsid w:val="00E41AED"/>
    <w:rsid w:val="00E43847"/>
    <w:rsid w:val="00E43E67"/>
    <w:rsid w:val="00E452C9"/>
    <w:rsid w:val="00E45A5D"/>
    <w:rsid w:val="00E466FB"/>
    <w:rsid w:val="00E47840"/>
    <w:rsid w:val="00E520EF"/>
    <w:rsid w:val="00E52F92"/>
    <w:rsid w:val="00E541E9"/>
    <w:rsid w:val="00E60985"/>
    <w:rsid w:val="00E62FC4"/>
    <w:rsid w:val="00E634BD"/>
    <w:rsid w:val="00E63DF0"/>
    <w:rsid w:val="00E6460F"/>
    <w:rsid w:val="00E711A0"/>
    <w:rsid w:val="00E71DF8"/>
    <w:rsid w:val="00E72488"/>
    <w:rsid w:val="00E753D9"/>
    <w:rsid w:val="00E76DCA"/>
    <w:rsid w:val="00E77D5B"/>
    <w:rsid w:val="00E82B19"/>
    <w:rsid w:val="00E83A0F"/>
    <w:rsid w:val="00E83BC8"/>
    <w:rsid w:val="00E83D19"/>
    <w:rsid w:val="00E85913"/>
    <w:rsid w:val="00E86673"/>
    <w:rsid w:val="00E872C6"/>
    <w:rsid w:val="00E9084B"/>
    <w:rsid w:val="00E938A5"/>
    <w:rsid w:val="00E95AA0"/>
    <w:rsid w:val="00E9741B"/>
    <w:rsid w:val="00EA1C9F"/>
    <w:rsid w:val="00EA5D5D"/>
    <w:rsid w:val="00EB128E"/>
    <w:rsid w:val="00EB3290"/>
    <w:rsid w:val="00EB54A5"/>
    <w:rsid w:val="00EB54E0"/>
    <w:rsid w:val="00EB5865"/>
    <w:rsid w:val="00EB639D"/>
    <w:rsid w:val="00EB64B7"/>
    <w:rsid w:val="00EB6B4D"/>
    <w:rsid w:val="00EB7991"/>
    <w:rsid w:val="00EC16EA"/>
    <w:rsid w:val="00EC2405"/>
    <w:rsid w:val="00EC638A"/>
    <w:rsid w:val="00EC6CEE"/>
    <w:rsid w:val="00EC7147"/>
    <w:rsid w:val="00EC7F6C"/>
    <w:rsid w:val="00ED5577"/>
    <w:rsid w:val="00ED68FB"/>
    <w:rsid w:val="00EE3F2A"/>
    <w:rsid w:val="00EE6281"/>
    <w:rsid w:val="00EF07C7"/>
    <w:rsid w:val="00EF3C1C"/>
    <w:rsid w:val="00EF3D09"/>
    <w:rsid w:val="00EF4960"/>
    <w:rsid w:val="00EF526D"/>
    <w:rsid w:val="00F013B4"/>
    <w:rsid w:val="00F02522"/>
    <w:rsid w:val="00F04147"/>
    <w:rsid w:val="00F04D49"/>
    <w:rsid w:val="00F07C74"/>
    <w:rsid w:val="00F07DD4"/>
    <w:rsid w:val="00F1198D"/>
    <w:rsid w:val="00F13DF1"/>
    <w:rsid w:val="00F13F65"/>
    <w:rsid w:val="00F1485F"/>
    <w:rsid w:val="00F14EF1"/>
    <w:rsid w:val="00F15ECD"/>
    <w:rsid w:val="00F2164A"/>
    <w:rsid w:val="00F263F7"/>
    <w:rsid w:val="00F26414"/>
    <w:rsid w:val="00F275B7"/>
    <w:rsid w:val="00F27A87"/>
    <w:rsid w:val="00F318AF"/>
    <w:rsid w:val="00F329EA"/>
    <w:rsid w:val="00F32EFD"/>
    <w:rsid w:val="00F35877"/>
    <w:rsid w:val="00F35CD8"/>
    <w:rsid w:val="00F36C70"/>
    <w:rsid w:val="00F41A35"/>
    <w:rsid w:val="00F4209F"/>
    <w:rsid w:val="00F4348C"/>
    <w:rsid w:val="00F43CAD"/>
    <w:rsid w:val="00F46636"/>
    <w:rsid w:val="00F46DAC"/>
    <w:rsid w:val="00F46EFB"/>
    <w:rsid w:val="00F47E3A"/>
    <w:rsid w:val="00F51E02"/>
    <w:rsid w:val="00F5345B"/>
    <w:rsid w:val="00F55B03"/>
    <w:rsid w:val="00F56562"/>
    <w:rsid w:val="00F61FDB"/>
    <w:rsid w:val="00F62ED4"/>
    <w:rsid w:val="00F6331A"/>
    <w:rsid w:val="00F648E4"/>
    <w:rsid w:val="00F64D45"/>
    <w:rsid w:val="00F70569"/>
    <w:rsid w:val="00F72236"/>
    <w:rsid w:val="00F740B4"/>
    <w:rsid w:val="00F751B7"/>
    <w:rsid w:val="00F77F57"/>
    <w:rsid w:val="00F80A51"/>
    <w:rsid w:val="00F829A0"/>
    <w:rsid w:val="00F94A91"/>
    <w:rsid w:val="00F95463"/>
    <w:rsid w:val="00F9664C"/>
    <w:rsid w:val="00F96C8F"/>
    <w:rsid w:val="00FA1794"/>
    <w:rsid w:val="00FA24EE"/>
    <w:rsid w:val="00FA2910"/>
    <w:rsid w:val="00FA4568"/>
    <w:rsid w:val="00FA466F"/>
    <w:rsid w:val="00FA6197"/>
    <w:rsid w:val="00FB0B46"/>
    <w:rsid w:val="00FB1606"/>
    <w:rsid w:val="00FB37D9"/>
    <w:rsid w:val="00FB6801"/>
    <w:rsid w:val="00FC0559"/>
    <w:rsid w:val="00FC0DD2"/>
    <w:rsid w:val="00FC2334"/>
    <w:rsid w:val="00FC4DA9"/>
    <w:rsid w:val="00FC50DB"/>
    <w:rsid w:val="00FC530E"/>
    <w:rsid w:val="00FC618C"/>
    <w:rsid w:val="00FC7CD9"/>
    <w:rsid w:val="00FD31E2"/>
    <w:rsid w:val="00FD4839"/>
    <w:rsid w:val="00FE02DD"/>
    <w:rsid w:val="00FE10F1"/>
    <w:rsid w:val="00FE147E"/>
    <w:rsid w:val="00FE38B6"/>
    <w:rsid w:val="00FE4AF0"/>
    <w:rsid w:val="00FE7228"/>
    <w:rsid w:val="00FF0699"/>
    <w:rsid w:val="00FF233E"/>
    <w:rsid w:val="00FF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BF4D5"/>
  <w15:chartTrackingRefBased/>
  <w15:docId w15:val="{141F9CA9-CD86-4651-A5C0-606C83FC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2A"/>
    <w:pPr>
      <w:widowControl w:val="0"/>
    </w:pPr>
    <w:rPr>
      <w:rFonts w:eastAsia="微軟正黑體"/>
    </w:rPr>
  </w:style>
  <w:style w:type="paragraph" w:styleId="1">
    <w:name w:val="heading 1"/>
    <w:basedOn w:val="a"/>
    <w:next w:val="a"/>
    <w:link w:val="10"/>
    <w:uiPriority w:val="9"/>
    <w:qFormat/>
    <w:rsid w:val="00DB7355"/>
    <w:pPr>
      <w:keepNext/>
      <w:numPr>
        <w:numId w:val="1"/>
      </w:numPr>
      <w:spacing w:before="180" w:after="180" w:line="720" w:lineRule="auto"/>
      <w:outlineLvl w:val="0"/>
    </w:pPr>
    <w:rPr>
      <w:rFonts w:ascii="Arial" w:hAnsi="Arial" w:cstheme="majorBidi"/>
      <w:b/>
      <w:bCs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B7355"/>
    <w:pPr>
      <w:keepNext/>
      <w:numPr>
        <w:numId w:val="2"/>
      </w:numPr>
      <w:spacing w:line="720" w:lineRule="auto"/>
      <w:outlineLvl w:val="1"/>
    </w:pPr>
    <w:rPr>
      <w:rFonts w:ascii="Arial" w:hAnsi="Arial" w:cstheme="majorBidi"/>
      <w:b/>
      <w:bCs/>
      <w:sz w:val="2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B7355"/>
    <w:pPr>
      <w:keepNext/>
      <w:numPr>
        <w:numId w:val="3"/>
      </w:numPr>
      <w:spacing w:line="720" w:lineRule="auto"/>
      <w:outlineLvl w:val="2"/>
    </w:pPr>
    <w:rPr>
      <w:rFonts w:ascii="Arial" w:hAnsi="Arial" w:cstheme="majorBidi"/>
      <w:b/>
      <w:bCs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810"/>
    <w:pPr>
      <w:keepNext/>
      <w:keepLines/>
      <w:widowControl/>
      <w:spacing w:before="280" w:after="80" w:line="480" w:lineRule="auto"/>
      <w:outlineLvl w:val="3"/>
    </w:pPr>
    <w:rPr>
      <w:rFonts w:ascii="Arial" w:eastAsiaTheme="minorEastAsia" w:hAnsi="Arial" w:cs="Arial"/>
      <w:color w:val="666666"/>
      <w:kern w:val="0"/>
      <w:szCs w:val="24"/>
      <w:lang w:val="zh-TW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810"/>
    <w:pPr>
      <w:keepNext/>
      <w:keepLines/>
      <w:widowControl/>
      <w:spacing w:before="240" w:after="80" w:line="480" w:lineRule="auto"/>
      <w:outlineLvl w:val="4"/>
    </w:pPr>
    <w:rPr>
      <w:rFonts w:ascii="Arial" w:eastAsiaTheme="minorEastAsia" w:hAnsi="Arial" w:cs="Arial"/>
      <w:color w:val="666666"/>
      <w:kern w:val="0"/>
      <w:sz w:val="22"/>
      <w:lang w:val="zh-TW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810"/>
    <w:pPr>
      <w:keepNext/>
      <w:keepLines/>
      <w:widowControl/>
      <w:spacing w:before="240" w:after="80" w:line="480" w:lineRule="auto"/>
      <w:outlineLvl w:val="5"/>
    </w:pPr>
    <w:rPr>
      <w:rFonts w:ascii="Arial" w:eastAsiaTheme="minorEastAsia" w:hAnsi="Arial" w:cs="Arial"/>
      <w:i/>
      <w:color w:val="666666"/>
      <w:kern w:val="0"/>
      <w:sz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7355"/>
    <w:rPr>
      <w:rFonts w:ascii="Arial" w:eastAsia="微軟正黑體" w:hAnsi="Arial" w:cstheme="majorBidi"/>
      <w:b/>
      <w:bCs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DB7355"/>
    <w:rPr>
      <w:rFonts w:ascii="Arial" w:eastAsia="微軟正黑體" w:hAnsi="Arial" w:cstheme="majorBidi"/>
      <w:b/>
      <w:bCs/>
      <w:sz w:val="28"/>
      <w:szCs w:val="48"/>
    </w:rPr>
  </w:style>
  <w:style w:type="character" w:customStyle="1" w:styleId="30">
    <w:name w:val="標題 3 字元"/>
    <w:basedOn w:val="a0"/>
    <w:link w:val="3"/>
    <w:uiPriority w:val="9"/>
    <w:rsid w:val="00DB7355"/>
    <w:rPr>
      <w:rFonts w:ascii="Arial" w:eastAsia="微軟正黑體" w:hAnsi="Arial" w:cstheme="majorBidi"/>
      <w:b/>
      <w:bCs/>
      <w:szCs w:val="36"/>
    </w:rPr>
  </w:style>
  <w:style w:type="paragraph" w:styleId="a3">
    <w:name w:val="Balloon Text"/>
    <w:basedOn w:val="a"/>
    <w:link w:val="a4"/>
    <w:uiPriority w:val="99"/>
    <w:semiHidden/>
    <w:unhideWhenUsed/>
    <w:rsid w:val="007751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751DB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39"/>
    <w:rsid w:val="00F61F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Y">
    <w:name w:val="HY 置中標題"/>
    <w:basedOn w:val="a"/>
    <w:qFormat/>
    <w:rsid w:val="00F1485F"/>
    <w:pPr>
      <w:snapToGrid w:val="0"/>
      <w:spacing w:before="240" w:after="240"/>
      <w:jc w:val="center"/>
    </w:pPr>
    <w:rPr>
      <w:rFonts w:ascii="微軟正黑體" w:hAnsi="微軟正黑體" w:cs="微軟正黑體"/>
      <w:b/>
      <w:sz w:val="40"/>
      <w:szCs w:val="24"/>
    </w:rPr>
  </w:style>
  <w:style w:type="paragraph" w:styleId="a6">
    <w:name w:val="header"/>
    <w:basedOn w:val="a"/>
    <w:link w:val="a7"/>
    <w:uiPriority w:val="99"/>
    <w:unhideWhenUsed/>
    <w:rsid w:val="00DE59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E5963"/>
    <w:rPr>
      <w:rFonts w:eastAsia="微軟正黑體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E59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E5963"/>
    <w:rPr>
      <w:rFonts w:eastAsia="微軟正黑體"/>
      <w:sz w:val="20"/>
      <w:szCs w:val="20"/>
    </w:rPr>
  </w:style>
  <w:style w:type="paragraph" w:styleId="aa">
    <w:name w:val="List Paragraph"/>
    <w:basedOn w:val="a"/>
    <w:uiPriority w:val="34"/>
    <w:qFormat/>
    <w:rsid w:val="0038593F"/>
    <w:pPr>
      <w:ind w:leftChars="200" w:left="480"/>
    </w:pPr>
  </w:style>
  <w:style w:type="paragraph" w:styleId="ab">
    <w:name w:val="TOC Heading"/>
    <w:basedOn w:val="1"/>
    <w:next w:val="a"/>
    <w:uiPriority w:val="39"/>
    <w:unhideWhenUsed/>
    <w:qFormat/>
    <w:rsid w:val="007949A7"/>
    <w:pPr>
      <w:keepLines/>
      <w:widowControl/>
      <w:numPr>
        <w:numId w:val="0"/>
      </w:numPr>
      <w:spacing w:before="240" w:after="0" w:line="259" w:lineRule="auto"/>
      <w:outlineLvl w:val="9"/>
    </w:pPr>
    <w:rPr>
      <w:rFonts w:eastAsiaTheme="majorEastAsia"/>
      <w:b w:val="0"/>
      <w:bCs w:val="0"/>
      <w:color w:val="2F5496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949A7"/>
  </w:style>
  <w:style w:type="paragraph" w:styleId="21">
    <w:name w:val="toc 2"/>
    <w:basedOn w:val="a"/>
    <w:next w:val="a"/>
    <w:autoRedefine/>
    <w:uiPriority w:val="39"/>
    <w:unhideWhenUsed/>
    <w:rsid w:val="007949A7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7949A7"/>
    <w:pPr>
      <w:ind w:leftChars="400" w:left="960"/>
    </w:pPr>
  </w:style>
  <w:style w:type="character" w:styleId="ac">
    <w:name w:val="Hyperlink"/>
    <w:basedOn w:val="a0"/>
    <w:uiPriority w:val="99"/>
    <w:unhideWhenUsed/>
    <w:rsid w:val="007949A7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045FDB"/>
    <w:pPr>
      <w:ind w:leftChars="600" w:left="1440"/>
    </w:pPr>
    <w:rPr>
      <w:rFonts w:eastAsiaTheme="minorEastAsia"/>
    </w:rPr>
  </w:style>
  <w:style w:type="paragraph" w:styleId="51">
    <w:name w:val="toc 5"/>
    <w:basedOn w:val="a"/>
    <w:next w:val="a"/>
    <w:autoRedefine/>
    <w:uiPriority w:val="39"/>
    <w:unhideWhenUsed/>
    <w:rsid w:val="00045FDB"/>
    <w:pPr>
      <w:ind w:leftChars="800" w:left="1920"/>
    </w:pPr>
    <w:rPr>
      <w:rFonts w:eastAsiaTheme="minorEastAsia"/>
    </w:rPr>
  </w:style>
  <w:style w:type="paragraph" w:styleId="61">
    <w:name w:val="toc 6"/>
    <w:basedOn w:val="a"/>
    <w:next w:val="a"/>
    <w:autoRedefine/>
    <w:uiPriority w:val="39"/>
    <w:unhideWhenUsed/>
    <w:rsid w:val="00045FDB"/>
    <w:pPr>
      <w:ind w:leftChars="1000" w:left="2400"/>
    </w:pPr>
    <w:rPr>
      <w:rFonts w:eastAsiaTheme="minorEastAsia"/>
    </w:rPr>
  </w:style>
  <w:style w:type="paragraph" w:styleId="7">
    <w:name w:val="toc 7"/>
    <w:basedOn w:val="a"/>
    <w:next w:val="a"/>
    <w:autoRedefine/>
    <w:uiPriority w:val="39"/>
    <w:unhideWhenUsed/>
    <w:rsid w:val="00045FDB"/>
    <w:pPr>
      <w:ind w:leftChars="1200" w:left="2880"/>
    </w:pPr>
    <w:rPr>
      <w:rFonts w:eastAsiaTheme="minorEastAsia"/>
    </w:rPr>
  </w:style>
  <w:style w:type="paragraph" w:styleId="8">
    <w:name w:val="toc 8"/>
    <w:basedOn w:val="a"/>
    <w:next w:val="a"/>
    <w:autoRedefine/>
    <w:uiPriority w:val="39"/>
    <w:unhideWhenUsed/>
    <w:rsid w:val="00045FDB"/>
    <w:pPr>
      <w:ind w:leftChars="1400" w:left="3360"/>
    </w:pPr>
    <w:rPr>
      <w:rFonts w:eastAsiaTheme="minorEastAsia"/>
    </w:rPr>
  </w:style>
  <w:style w:type="paragraph" w:styleId="9">
    <w:name w:val="toc 9"/>
    <w:basedOn w:val="a"/>
    <w:next w:val="a"/>
    <w:autoRedefine/>
    <w:uiPriority w:val="39"/>
    <w:unhideWhenUsed/>
    <w:rsid w:val="00045FDB"/>
    <w:pPr>
      <w:ind w:leftChars="1600" w:left="3840"/>
    </w:pPr>
    <w:rPr>
      <w:rFonts w:eastAsiaTheme="minorEastAsia"/>
    </w:rPr>
  </w:style>
  <w:style w:type="character" w:customStyle="1" w:styleId="12">
    <w:name w:val="未解析的提及項目1"/>
    <w:basedOn w:val="a0"/>
    <w:uiPriority w:val="99"/>
    <w:semiHidden/>
    <w:unhideWhenUsed/>
    <w:rsid w:val="00045FDB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7F153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7F153F"/>
  </w:style>
  <w:style w:type="character" w:customStyle="1" w:styleId="af">
    <w:name w:val="註解文字 字元"/>
    <w:basedOn w:val="a0"/>
    <w:link w:val="ae"/>
    <w:uiPriority w:val="99"/>
    <w:semiHidden/>
    <w:rsid w:val="007F153F"/>
    <w:rPr>
      <w:rFonts w:eastAsia="微軟正黑體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F153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7F153F"/>
    <w:rPr>
      <w:rFonts w:eastAsia="微軟正黑體"/>
      <w:b/>
      <w:bCs/>
    </w:rPr>
  </w:style>
  <w:style w:type="paragraph" w:customStyle="1" w:styleId="msonormal0">
    <w:name w:val="msonormal"/>
    <w:basedOn w:val="a"/>
    <w:rsid w:val="006F6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2">
    <w:name w:val="FollowedHyperlink"/>
    <w:basedOn w:val="a0"/>
    <w:uiPriority w:val="99"/>
    <w:semiHidden/>
    <w:unhideWhenUsed/>
    <w:rsid w:val="006F66E7"/>
    <w:rPr>
      <w:color w:val="800080"/>
      <w:u w:val="single"/>
    </w:rPr>
  </w:style>
  <w:style w:type="character" w:customStyle="1" w:styleId="40">
    <w:name w:val="標題 4 字元"/>
    <w:basedOn w:val="a0"/>
    <w:link w:val="4"/>
    <w:uiPriority w:val="9"/>
    <w:semiHidden/>
    <w:rsid w:val="00CA2810"/>
    <w:rPr>
      <w:rFonts w:ascii="Arial" w:hAnsi="Arial" w:cs="Arial"/>
      <w:color w:val="666666"/>
      <w:kern w:val="0"/>
      <w:szCs w:val="24"/>
      <w:lang w:val="zh-TW"/>
    </w:rPr>
  </w:style>
  <w:style w:type="character" w:customStyle="1" w:styleId="50">
    <w:name w:val="標題 5 字元"/>
    <w:basedOn w:val="a0"/>
    <w:link w:val="5"/>
    <w:uiPriority w:val="9"/>
    <w:semiHidden/>
    <w:rsid w:val="00CA2810"/>
    <w:rPr>
      <w:rFonts w:ascii="Arial" w:hAnsi="Arial" w:cs="Arial"/>
      <w:color w:val="666666"/>
      <w:kern w:val="0"/>
      <w:sz w:val="22"/>
      <w:lang w:val="zh-TW"/>
    </w:rPr>
  </w:style>
  <w:style w:type="character" w:customStyle="1" w:styleId="60">
    <w:name w:val="標題 6 字元"/>
    <w:basedOn w:val="a0"/>
    <w:link w:val="6"/>
    <w:uiPriority w:val="9"/>
    <w:semiHidden/>
    <w:rsid w:val="00CA2810"/>
    <w:rPr>
      <w:rFonts w:ascii="Arial" w:hAnsi="Arial" w:cs="Arial"/>
      <w:i/>
      <w:color w:val="666666"/>
      <w:kern w:val="0"/>
      <w:sz w:val="22"/>
      <w:lang w:val="zh-TW"/>
    </w:rPr>
  </w:style>
  <w:style w:type="table" w:customStyle="1" w:styleId="TableNormal">
    <w:name w:val="Table Normal"/>
    <w:rsid w:val="00CA2810"/>
    <w:pPr>
      <w:spacing w:line="480" w:lineRule="auto"/>
    </w:pPr>
    <w:rPr>
      <w:rFonts w:ascii="Arial" w:hAnsi="Arial" w:cs="Arial"/>
      <w:color w:val="434343"/>
      <w:kern w:val="0"/>
      <w:szCs w:val="24"/>
      <w:lang w:val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Title"/>
    <w:basedOn w:val="a"/>
    <w:next w:val="a"/>
    <w:link w:val="af4"/>
    <w:uiPriority w:val="10"/>
    <w:qFormat/>
    <w:rsid w:val="00CA2810"/>
    <w:pPr>
      <w:keepNext/>
      <w:keepLines/>
      <w:widowControl/>
      <w:spacing w:after="60" w:line="480" w:lineRule="auto"/>
    </w:pPr>
    <w:rPr>
      <w:rFonts w:ascii="Arial" w:eastAsiaTheme="minorEastAsia" w:hAnsi="Arial" w:cs="Arial"/>
      <w:color w:val="434343"/>
      <w:kern w:val="0"/>
      <w:sz w:val="52"/>
      <w:szCs w:val="52"/>
      <w:lang w:val="zh-TW"/>
    </w:rPr>
  </w:style>
  <w:style w:type="character" w:customStyle="1" w:styleId="af4">
    <w:name w:val="標題 字元"/>
    <w:basedOn w:val="a0"/>
    <w:link w:val="af3"/>
    <w:uiPriority w:val="10"/>
    <w:rsid w:val="00CA2810"/>
    <w:rPr>
      <w:rFonts w:ascii="Arial" w:hAnsi="Arial" w:cs="Arial"/>
      <w:color w:val="434343"/>
      <w:kern w:val="0"/>
      <w:sz w:val="52"/>
      <w:szCs w:val="52"/>
      <w:lang w:val="zh-TW"/>
    </w:rPr>
  </w:style>
  <w:style w:type="paragraph" w:styleId="af5">
    <w:name w:val="Subtitle"/>
    <w:basedOn w:val="a"/>
    <w:next w:val="a"/>
    <w:link w:val="af6"/>
    <w:uiPriority w:val="11"/>
    <w:qFormat/>
    <w:rsid w:val="00CA2810"/>
    <w:pPr>
      <w:keepNext/>
      <w:keepLines/>
      <w:widowControl/>
      <w:spacing w:after="320" w:line="480" w:lineRule="auto"/>
    </w:pPr>
    <w:rPr>
      <w:rFonts w:ascii="Arial" w:eastAsia="Arial" w:hAnsi="Arial" w:cs="Arial"/>
      <w:color w:val="666666"/>
      <w:kern w:val="0"/>
      <w:sz w:val="30"/>
      <w:szCs w:val="30"/>
      <w:lang w:val="zh-TW"/>
    </w:rPr>
  </w:style>
  <w:style w:type="character" w:customStyle="1" w:styleId="af6">
    <w:name w:val="副標題 字元"/>
    <w:basedOn w:val="a0"/>
    <w:link w:val="af5"/>
    <w:uiPriority w:val="11"/>
    <w:rsid w:val="00CA2810"/>
    <w:rPr>
      <w:rFonts w:ascii="Arial" w:eastAsia="Arial" w:hAnsi="Arial" w:cs="Arial"/>
      <w:color w:val="666666"/>
      <w:kern w:val="0"/>
      <w:sz w:val="30"/>
      <w:szCs w:val="30"/>
      <w:lang w:val="zh-TW"/>
    </w:rPr>
  </w:style>
  <w:style w:type="character" w:styleId="af7">
    <w:name w:val="Unresolved Mention"/>
    <w:basedOn w:val="a0"/>
    <w:uiPriority w:val="99"/>
    <w:semiHidden/>
    <w:unhideWhenUsed/>
    <w:rsid w:val="00CA2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footer" Target="footer2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005B4-1247-F443-AAD4-6C5B4F0CE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92</Pages>
  <Words>5402</Words>
  <Characters>30792</Characters>
  <Application>Microsoft Office Word</Application>
  <DocSecurity>0</DocSecurity>
  <Lines>256</Lines>
  <Paragraphs>72</Paragraphs>
  <ScaleCrop>false</ScaleCrop>
  <Company/>
  <LinksUpToDate>false</LinksUpToDate>
  <CharactersWithSpaces>36122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HYTOffice_09</dc:creator>
  <cp:keywords/>
  <dc:description/>
  <cp:lastModifiedBy>user01</cp:lastModifiedBy>
  <cp:revision>145</cp:revision>
  <cp:lastPrinted>2022-05-16T09:01:00Z</cp:lastPrinted>
  <dcterms:created xsi:type="dcterms:W3CDTF">2022-05-16T10:51:00Z</dcterms:created>
  <dcterms:modified xsi:type="dcterms:W3CDTF">2022-06-07T09:45:00Z</dcterms:modified>
</cp:coreProperties>
</file>